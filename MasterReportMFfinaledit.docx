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56D7FF" w14:textId="77777777" w:rsidR="005F4F69" w:rsidRDefault="005F4F69" w:rsidP="00077BA9">
      <w:pPr>
        <w:pStyle w:val="Title"/>
        <w:spacing w:after="120" w:line="480" w:lineRule="auto"/>
        <w:jc w:val="center"/>
        <w:rPr>
          <w:rFonts w:ascii="Times New Roman" w:hAnsi="Times New Roman" w:cs="Times New Roman"/>
        </w:rPr>
      </w:pPr>
    </w:p>
    <w:p w14:paraId="1AA91526" w14:textId="77777777" w:rsidR="005F4F69" w:rsidRDefault="005F4F69" w:rsidP="00077BA9">
      <w:pPr>
        <w:pStyle w:val="Title"/>
        <w:spacing w:after="120" w:line="480" w:lineRule="auto"/>
        <w:jc w:val="center"/>
        <w:rPr>
          <w:rFonts w:ascii="Times New Roman" w:hAnsi="Times New Roman" w:cs="Times New Roman"/>
        </w:rPr>
      </w:pPr>
    </w:p>
    <w:p w14:paraId="07C8EAD6" w14:textId="77777777" w:rsidR="005F4F69" w:rsidRDefault="005F4F69" w:rsidP="005F4F69">
      <w:pPr>
        <w:pStyle w:val="Title"/>
        <w:spacing w:after="120" w:line="480" w:lineRule="auto"/>
        <w:jc w:val="center"/>
        <w:rPr>
          <w:rFonts w:ascii="Times New Roman" w:hAnsi="Times New Roman" w:cs="Times New Roman"/>
        </w:rPr>
      </w:pPr>
    </w:p>
    <w:p w14:paraId="205C3D6C" w14:textId="1DCF7E3F" w:rsidR="007C3AB2" w:rsidRPr="00CE58C9" w:rsidRDefault="0057353B" w:rsidP="005F4F69">
      <w:pPr>
        <w:pStyle w:val="Title"/>
        <w:spacing w:after="120" w:line="480" w:lineRule="auto"/>
        <w:jc w:val="center"/>
        <w:rPr>
          <w:rStyle w:val="SubtleEmphasis"/>
          <w:rFonts w:ascii="Times New Roman" w:hAnsi="Times New Roman" w:cs="Times New Roman"/>
          <w:b/>
          <w:i w:val="0"/>
          <w:iCs w:val="0"/>
          <w:color w:val="auto"/>
        </w:rPr>
      </w:pPr>
      <w:r w:rsidRPr="00CE58C9">
        <w:rPr>
          <w:rFonts w:ascii="Times New Roman" w:hAnsi="Times New Roman" w:cs="Times New Roman"/>
          <w:b/>
        </w:rPr>
        <w:t>The Demand for Dollar Vans in New York City</w:t>
      </w:r>
    </w:p>
    <w:p w14:paraId="45DA51EE" w14:textId="77777777" w:rsidR="007C3AB2" w:rsidRDefault="007C3AB2" w:rsidP="00077BA9">
      <w:pPr>
        <w:spacing w:after="120" w:line="480" w:lineRule="auto"/>
        <w:jc w:val="center"/>
        <w:rPr>
          <w:rStyle w:val="SubtleEmphasis"/>
          <w:rFonts w:ascii="Times New Roman" w:hAnsi="Times New Roman" w:cs="Times New Roman"/>
        </w:rPr>
      </w:pPr>
    </w:p>
    <w:p w14:paraId="2D6052F4" w14:textId="746B99A2" w:rsidR="007C3AB2" w:rsidRPr="00B53EE4" w:rsidRDefault="0057353B" w:rsidP="00B53EE4">
      <w:pPr>
        <w:spacing w:after="120" w:line="480" w:lineRule="auto"/>
        <w:jc w:val="center"/>
        <w:rPr>
          <w:rFonts w:ascii="Times New Roman" w:hAnsi="Times New Roman" w:cs="Times New Roman"/>
          <w:i/>
          <w:iCs/>
          <w:color w:val="404040" w:themeColor="text1" w:themeTint="BF"/>
        </w:rPr>
      </w:pPr>
      <w:r w:rsidRPr="00CF7047">
        <w:rPr>
          <w:rStyle w:val="SubtleEmphasis"/>
          <w:rFonts w:ascii="Times New Roman" w:hAnsi="Times New Roman" w:cs="Times New Roman"/>
        </w:rPr>
        <w:t xml:space="preserve">Max Feinglass, </w:t>
      </w:r>
      <w:r w:rsidR="001B0824" w:rsidRPr="00CF7047">
        <w:rPr>
          <w:rStyle w:val="SubtleEmphasis"/>
          <w:rFonts w:ascii="Times New Roman" w:hAnsi="Times New Roman" w:cs="Times New Roman"/>
        </w:rPr>
        <w:t xml:space="preserve">Jiheng Huang, Jeremy Neiman, and </w:t>
      </w:r>
      <w:r w:rsidRPr="00CF7047">
        <w:rPr>
          <w:rStyle w:val="SubtleEmphasis"/>
          <w:rFonts w:ascii="Times New Roman" w:hAnsi="Times New Roman" w:cs="Times New Roman"/>
        </w:rPr>
        <w:t xml:space="preserve">Vipassana Vijayarangan </w:t>
      </w:r>
    </w:p>
    <w:p w14:paraId="12E639CB" w14:textId="77777777" w:rsidR="00AF50EE" w:rsidRDefault="00AF50EE" w:rsidP="00077BA9">
      <w:pPr>
        <w:pStyle w:val="Heading1"/>
        <w:spacing w:after="120" w:line="480" w:lineRule="auto"/>
        <w:rPr>
          <w:rFonts w:ascii="Times New Roman" w:hAnsi="Times New Roman" w:cs="Times New Roman"/>
        </w:rPr>
      </w:pPr>
    </w:p>
    <w:p w14:paraId="2543D4F9" w14:textId="77777777" w:rsidR="00AF50EE" w:rsidRDefault="00AF50EE" w:rsidP="00077BA9">
      <w:pPr>
        <w:pStyle w:val="Heading1"/>
        <w:spacing w:after="120" w:line="480" w:lineRule="auto"/>
        <w:rPr>
          <w:rFonts w:ascii="Times New Roman" w:hAnsi="Times New Roman" w:cs="Times New Roman"/>
        </w:rPr>
      </w:pPr>
    </w:p>
    <w:p w14:paraId="364E1F16" w14:textId="77777777" w:rsidR="00AF50EE" w:rsidRDefault="00AF50EE" w:rsidP="00077BA9">
      <w:pPr>
        <w:pStyle w:val="Heading1"/>
        <w:spacing w:after="120" w:line="480" w:lineRule="auto"/>
        <w:rPr>
          <w:rFonts w:ascii="Times New Roman" w:hAnsi="Times New Roman" w:cs="Times New Roman"/>
        </w:rPr>
      </w:pPr>
    </w:p>
    <w:p w14:paraId="6E0B6588" w14:textId="77777777" w:rsidR="00AF50EE" w:rsidRDefault="00AF50EE" w:rsidP="00077BA9">
      <w:pPr>
        <w:pStyle w:val="Heading1"/>
        <w:spacing w:after="120" w:line="480" w:lineRule="auto"/>
        <w:rPr>
          <w:rFonts w:ascii="Times New Roman" w:hAnsi="Times New Roman" w:cs="Times New Roman"/>
        </w:rPr>
      </w:pPr>
    </w:p>
    <w:p w14:paraId="4876FCFD" w14:textId="77777777" w:rsidR="00AF50EE" w:rsidRDefault="00AF50EE" w:rsidP="00AF50EE"/>
    <w:p w14:paraId="17D44F14" w14:textId="77777777" w:rsidR="00AF50EE" w:rsidRDefault="00AF50EE" w:rsidP="00AF50EE"/>
    <w:p w14:paraId="46EA6B96" w14:textId="77777777" w:rsidR="00AF50EE" w:rsidRDefault="00AF50EE" w:rsidP="00AF50EE"/>
    <w:p w14:paraId="2A2E319C" w14:textId="77777777" w:rsidR="00AF50EE" w:rsidRPr="00AF50EE" w:rsidRDefault="00AF50EE" w:rsidP="00AF50EE"/>
    <w:p w14:paraId="67EA33B5" w14:textId="337868FC" w:rsidR="00310CB3" w:rsidRPr="00CF7047" w:rsidRDefault="00310CB3" w:rsidP="00077BA9">
      <w:pPr>
        <w:pStyle w:val="Heading1"/>
        <w:spacing w:after="120" w:line="480" w:lineRule="auto"/>
        <w:rPr>
          <w:rFonts w:ascii="Times New Roman" w:hAnsi="Times New Roman" w:cs="Times New Roman"/>
        </w:rPr>
      </w:pPr>
      <w:r w:rsidRPr="00CF7047">
        <w:rPr>
          <w:rFonts w:ascii="Times New Roman" w:hAnsi="Times New Roman" w:cs="Times New Roman"/>
        </w:rPr>
        <w:t>Introduction</w:t>
      </w:r>
    </w:p>
    <w:p w14:paraId="1ECE9187" w14:textId="0063C06C" w:rsidR="00310CB3" w:rsidRPr="00CF7047" w:rsidRDefault="00310CB3" w:rsidP="008506D1">
      <w:pPr>
        <w:spacing w:after="120" w:line="480" w:lineRule="auto"/>
        <w:ind w:firstLine="720"/>
        <w:rPr>
          <w:rFonts w:ascii="Times New Roman" w:hAnsi="Times New Roman" w:cs="Times New Roman"/>
        </w:rPr>
      </w:pPr>
      <w:r w:rsidRPr="00CF7047">
        <w:rPr>
          <w:rFonts w:ascii="Times New Roman" w:hAnsi="Times New Roman" w:cs="Times New Roman"/>
        </w:rPr>
        <w:t>New York City has one of the most extensively used transit systems in the country. Over 30% of wor</w:t>
      </w:r>
      <w:r w:rsidR="00A678D0">
        <w:rPr>
          <w:rFonts w:ascii="Times New Roman" w:hAnsi="Times New Roman" w:cs="Times New Roman"/>
        </w:rPr>
        <w:t>kers in the New York metro area</w:t>
      </w:r>
      <w:r w:rsidRPr="00CF7047">
        <w:rPr>
          <w:rFonts w:ascii="Times New Roman" w:hAnsi="Times New Roman" w:cs="Times New Roman"/>
        </w:rPr>
        <w:t xml:space="preserve"> take transit</w:t>
      </w:r>
      <w:r w:rsidR="00A678D0">
        <w:rPr>
          <w:rFonts w:ascii="Times New Roman" w:hAnsi="Times New Roman" w:cs="Times New Roman"/>
        </w:rPr>
        <w:t xml:space="preserve">.  </w:t>
      </w:r>
      <w:r w:rsidRPr="00CF7047">
        <w:rPr>
          <w:rFonts w:ascii="Times New Roman" w:hAnsi="Times New Roman" w:cs="Times New Roman"/>
        </w:rPr>
        <w:t>Despite the substantial use of transit in NYC, the city has seen alternate forms of transportation</w:t>
      </w:r>
      <w:r w:rsidR="00EB27EF">
        <w:rPr>
          <w:rFonts w:ascii="Times New Roman" w:hAnsi="Times New Roman" w:cs="Times New Roman"/>
        </w:rPr>
        <w:t xml:space="preserve"> grow in popularity</w:t>
      </w:r>
      <w:r w:rsidRPr="00CF7047">
        <w:rPr>
          <w:rFonts w:ascii="Times New Roman" w:hAnsi="Times New Roman" w:cs="Times New Roman"/>
        </w:rPr>
        <w:t>.</w:t>
      </w:r>
      <w:r w:rsidR="00EB27EF">
        <w:rPr>
          <w:rFonts w:ascii="Times New Roman" w:hAnsi="Times New Roman" w:cs="Times New Roman"/>
        </w:rPr>
        <w:t xml:space="preserve"> </w:t>
      </w:r>
      <w:r w:rsidRPr="00CF7047">
        <w:rPr>
          <w:rFonts w:ascii="Times New Roman" w:hAnsi="Times New Roman" w:cs="Times New Roman"/>
        </w:rPr>
        <w:t xml:space="preserve"> </w:t>
      </w:r>
      <w:r w:rsidR="00EB27EF">
        <w:rPr>
          <w:rFonts w:ascii="Times New Roman" w:hAnsi="Times New Roman" w:cs="Times New Roman"/>
        </w:rPr>
        <w:t>While</w:t>
      </w:r>
      <w:r w:rsidRPr="00CF7047">
        <w:rPr>
          <w:rFonts w:ascii="Times New Roman" w:hAnsi="Times New Roman" w:cs="Times New Roman"/>
        </w:rPr>
        <w:t xml:space="preserve"> Uber</w:t>
      </w:r>
      <w:r w:rsidR="00EB27EF">
        <w:rPr>
          <w:rFonts w:ascii="Times New Roman" w:hAnsi="Times New Roman" w:cs="Times New Roman"/>
        </w:rPr>
        <w:t xml:space="preserve"> may grab most of the headlines</w:t>
      </w:r>
      <w:r w:rsidRPr="00CF7047">
        <w:rPr>
          <w:rFonts w:ascii="Times New Roman" w:hAnsi="Times New Roman" w:cs="Times New Roman"/>
        </w:rPr>
        <w:t>, an</w:t>
      </w:r>
      <w:r w:rsidR="00A678D0">
        <w:rPr>
          <w:rFonts w:ascii="Times New Roman" w:hAnsi="Times New Roman" w:cs="Times New Roman"/>
        </w:rPr>
        <w:t xml:space="preserve">other </w:t>
      </w:r>
      <w:r w:rsidR="00EB27EF">
        <w:rPr>
          <w:rFonts w:ascii="Times New Roman" w:hAnsi="Times New Roman" w:cs="Times New Roman"/>
        </w:rPr>
        <w:t>form of ridesharing</w:t>
      </w:r>
      <w:r w:rsidR="00EB27EF" w:rsidRPr="00CF7047">
        <w:rPr>
          <w:rFonts w:ascii="Times New Roman" w:hAnsi="Times New Roman" w:cs="Times New Roman"/>
        </w:rPr>
        <w:t xml:space="preserve"> </w:t>
      </w:r>
      <w:r w:rsidRPr="00CF7047">
        <w:rPr>
          <w:rFonts w:ascii="Times New Roman" w:hAnsi="Times New Roman" w:cs="Times New Roman"/>
        </w:rPr>
        <w:t xml:space="preserve">has existed for decades. </w:t>
      </w:r>
      <w:r w:rsidR="00EB27EF">
        <w:rPr>
          <w:rFonts w:ascii="Times New Roman" w:hAnsi="Times New Roman" w:cs="Times New Roman"/>
        </w:rPr>
        <w:t xml:space="preserve"> </w:t>
      </w:r>
      <w:r w:rsidRPr="00CF7047">
        <w:rPr>
          <w:rFonts w:ascii="Times New Roman" w:hAnsi="Times New Roman" w:cs="Times New Roman"/>
        </w:rPr>
        <w:t>These are the commuter vans of New York.</w:t>
      </w:r>
      <w:r w:rsidR="00EB27EF">
        <w:rPr>
          <w:rFonts w:ascii="Times New Roman" w:hAnsi="Times New Roman" w:cs="Times New Roman"/>
        </w:rPr>
        <w:t xml:space="preserve"> </w:t>
      </w:r>
      <w:r w:rsidRPr="00CF7047">
        <w:rPr>
          <w:rFonts w:ascii="Times New Roman" w:hAnsi="Times New Roman" w:cs="Times New Roman"/>
        </w:rPr>
        <w:t xml:space="preserve"> Informally called dollar vans or jitneys, they gained prominence during the transit strike of 1980. </w:t>
      </w:r>
      <w:r w:rsidR="00EB27EF">
        <w:rPr>
          <w:rFonts w:ascii="Times New Roman" w:hAnsi="Times New Roman" w:cs="Times New Roman"/>
        </w:rPr>
        <w:t xml:space="preserve"> </w:t>
      </w:r>
      <w:r w:rsidRPr="00CF7047">
        <w:rPr>
          <w:rFonts w:ascii="Times New Roman" w:hAnsi="Times New Roman" w:cs="Times New Roman"/>
        </w:rPr>
        <w:t xml:space="preserve">Due to the unavailability of transit, people took to </w:t>
      </w:r>
      <w:r w:rsidR="00EB27EF">
        <w:rPr>
          <w:rFonts w:ascii="Times New Roman" w:hAnsi="Times New Roman" w:cs="Times New Roman"/>
        </w:rPr>
        <w:t>pooling their resources and taking vans to work</w:t>
      </w:r>
      <w:r w:rsidRPr="00CF7047">
        <w:rPr>
          <w:rFonts w:ascii="Times New Roman" w:hAnsi="Times New Roman" w:cs="Times New Roman"/>
        </w:rPr>
        <w:t xml:space="preserve">. </w:t>
      </w:r>
      <w:r w:rsidR="00EB27EF">
        <w:rPr>
          <w:rFonts w:ascii="Times New Roman" w:hAnsi="Times New Roman" w:cs="Times New Roman"/>
        </w:rPr>
        <w:t xml:space="preserve"> Dollar vans</w:t>
      </w:r>
      <w:r w:rsidRPr="00CF7047">
        <w:rPr>
          <w:rFonts w:ascii="Times New Roman" w:hAnsi="Times New Roman" w:cs="Times New Roman"/>
        </w:rPr>
        <w:t xml:space="preserve"> have stayed relevant ever since.</w:t>
      </w:r>
    </w:p>
    <w:p w14:paraId="75B1BBA9" w14:textId="07F6474D" w:rsidR="00310CB3" w:rsidRPr="00CF7047" w:rsidRDefault="00310CB3" w:rsidP="00B812D3">
      <w:pPr>
        <w:spacing w:after="120" w:line="480" w:lineRule="auto"/>
        <w:ind w:firstLine="720"/>
        <w:rPr>
          <w:rFonts w:ascii="Times New Roman" w:hAnsi="Times New Roman" w:cs="Times New Roman"/>
        </w:rPr>
        <w:pPrChange w:id="0" w:author="docmario" w:date="2016-03-13T23:53:00Z">
          <w:pPr>
            <w:spacing w:after="120" w:line="480" w:lineRule="auto"/>
          </w:pPr>
        </w:pPrChange>
      </w:pPr>
      <w:r w:rsidRPr="00CF7047">
        <w:rPr>
          <w:rFonts w:ascii="Times New Roman" w:hAnsi="Times New Roman" w:cs="Times New Roman"/>
        </w:rPr>
        <w:t xml:space="preserve">The vans operated without any form of regulation until 1993, when they first </w:t>
      </w:r>
      <w:r w:rsidR="00EB27EF">
        <w:rPr>
          <w:rFonts w:ascii="Times New Roman" w:hAnsi="Times New Roman" w:cs="Times New Roman"/>
        </w:rPr>
        <w:t>became regulated by</w:t>
      </w:r>
      <w:r w:rsidR="00EB27EF" w:rsidRPr="00CF7047">
        <w:rPr>
          <w:rFonts w:ascii="Times New Roman" w:hAnsi="Times New Roman" w:cs="Times New Roman"/>
        </w:rPr>
        <w:t xml:space="preserve"> </w:t>
      </w:r>
      <w:r w:rsidRPr="00CF7047">
        <w:rPr>
          <w:rFonts w:ascii="Times New Roman" w:hAnsi="Times New Roman" w:cs="Times New Roman"/>
        </w:rPr>
        <w:t xml:space="preserve">the City Council. </w:t>
      </w:r>
      <w:r w:rsidR="00EB27EF">
        <w:rPr>
          <w:rFonts w:ascii="Times New Roman" w:hAnsi="Times New Roman" w:cs="Times New Roman"/>
        </w:rPr>
        <w:t xml:space="preserve"> </w:t>
      </w:r>
      <w:r w:rsidRPr="00CF7047">
        <w:rPr>
          <w:rFonts w:ascii="Times New Roman" w:hAnsi="Times New Roman" w:cs="Times New Roman"/>
        </w:rPr>
        <w:t>In practice</w:t>
      </w:r>
      <w:r w:rsidR="00EB27EF">
        <w:rPr>
          <w:rFonts w:ascii="Times New Roman" w:hAnsi="Times New Roman" w:cs="Times New Roman"/>
        </w:rPr>
        <w:t>,</w:t>
      </w:r>
      <w:r w:rsidRPr="00CF7047">
        <w:rPr>
          <w:rFonts w:ascii="Times New Roman" w:hAnsi="Times New Roman" w:cs="Times New Roman"/>
        </w:rPr>
        <w:t xml:space="preserve"> the council rarely approved requests for licenses and it wasn’t until the Giuliani administration assigned the Taxi and Limousine Commission with the oversight of the vans, </w:t>
      </w:r>
      <w:r w:rsidR="00EB27EF">
        <w:rPr>
          <w:rFonts w:ascii="Times New Roman" w:hAnsi="Times New Roman" w:cs="Times New Roman"/>
        </w:rPr>
        <w:t>that</w:t>
      </w:r>
      <w:r w:rsidR="00EB27EF" w:rsidRPr="00CF7047">
        <w:rPr>
          <w:rFonts w:ascii="Times New Roman" w:hAnsi="Times New Roman" w:cs="Times New Roman"/>
        </w:rPr>
        <w:t xml:space="preserve"> </w:t>
      </w:r>
      <w:r w:rsidRPr="00CF7047">
        <w:rPr>
          <w:rFonts w:ascii="Times New Roman" w:hAnsi="Times New Roman" w:cs="Times New Roman"/>
        </w:rPr>
        <w:t xml:space="preserve">regulation </w:t>
      </w:r>
      <w:r w:rsidR="00EB27EF">
        <w:rPr>
          <w:rFonts w:ascii="Times New Roman" w:hAnsi="Times New Roman" w:cs="Times New Roman"/>
        </w:rPr>
        <w:t>played</w:t>
      </w:r>
      <w:r w:rsidR="00EB27EF" w:rsidRPr="00CF7047">
        <w:rPr>
          <w:rFonts w:ascii="Times New Roman" w:hAnsi="Times New Roman" w:cs="Times New Roman"/>
        </w:rPr>
        <w:t xml:space="preserve"> </w:t>
      </w:r>
      <w:r w:rsidRPr="00CF7047">
        <w:rPr>
          <w:rFonts w:ascii="Times New Roman" w:hAnsi="Times New Roman" w:cs="Times New Roman"/>
        </w:rPr>
        <w:t xml:space="preserve">a meaningful role </w:t>
      </w:r>
      <w:r w:rsidR="00EB27EF">
        <w:rPr>
          <w:rFonts w:ascii="Times New Roman" w:hAnsi="Times New Roman" w:cs="Times New Roman"/>
        </w:rPr>
        <w:t xml:space="preserve">in van </w:t>
      </w:r>
      <w:r w:rsidRPr="00CF7047">
        <w:rPr>
          <w:rFonts w:ascii="Times New Roman" w:hAnsi="Times New Roman" w:cs="Times New Roman"/>
        </w:rPr>
        <w:t>operation</w:t>
      </w:r>
      <w:r w:rsidR="00EB27EF">
        <w:rPr>
          <w:rFonts w:ascii="Times New Roman" w:hAnsi="Times New Roman" w:cs="Times New Roman"/>
        </w:rPr>
        <w:t>s</w:t>
      </w:r>
      <w:r w:rsidRPr="00CF7047">
        <w:rPr>
          <w:rFonts w:ascii="Times New Roman" w:hAnsi="Times New Roman" w:cs="Times New Roman"/>
        </w:rPr>
        <w:t>.</w:t>
      </w:r>
    </w:p>
    <w:p w14:paraId="27B67F8E" w14:textId="4C672D32" w:rsidR="006D0BC8" w:rsidRPr="00CF7047" w:rsidRDefault="006D0BC8" w:rsidP="008506D1">
      <w:pPr>
        <w:spacing w:after="120" w:line="480" w:lineRule="auto"/>
        <w:ind w:firstLine="720"/>
        <w:rPr>
          <w:rFonts w:ascii="Times New Roman" w:hAnsi="Times New Roman" w:cs="Times New Roman"/>
        </w:rPr>
      </w:pPr>
      <w:r w:rsidRPr="00CF7047">
        <w:rPr>
          <w:rFonts w:ascii="Times New Roman" w:hAnsi="Times New Roman" w:cs="Times New Roman"/>
        </w:rPr>
        <w:t>Under existing New York City policy, the Taxi and Limousine Commission (TLC) and the Department of Transportation (</w:t>
      </w:r>
      <w:del w:id="1" w:author="docmario" w:date="2016-03-13T23:54:00Z">
        <w:r w:rsidRPr="00CF7047" w:rsidDel="00BA06CC">
          <w:rPr>
            <w:rFonts w:ascii="Times New Roman" w:hAnsi="Times New Roman" w:cs="Times New Roman"/>
          </w:rPr>
          <w:delText>NY</w:delText>
        </w:r>
      </w:del>
      <w:r w:rsidRPr="00CF7047">
        <w:rPr>
          <w:rFonts w:ascii="Times New Roman" w:hAnsi="Times New Roman" w:cs="Times New Roman"/>
        </w:rPr>
        <w:t xml:space="preserve">DOT) both actively participate in the dollar van permitting process. Alexander Keating, the Director of the Special Projects Unit at </w:t>
      </w:r>
      <w:del w:id="2" w:author="docmario" w:date="2016-03-13T23:54:00Z">
        <w:r w:rsidRPr="00CF7047" w:rsidDel="00BA06CC">
          <w:rPr>
            <w:rFonts w:ascii="Times New Roman" w:hAnsi="Times New Roman" w:cs="Times New Roman"/>
          </w:rPr>
          <w:delText>NY</w:delText>
        </w:r>
      </w:del>
      <w:r w:rsidRPr="00CF7047">
        <w:rPr>
          <w:rFonts w:ascii="Times New Roman" w:hAnsi="Times New Roman" w:cs="Times New Roman"/>
        </w:rPr>
        <w:t xml:space="preserve">DOT, stressed that NYDOT places significant weight on what </w:t>
      </w:r>
      <w:r>
        <w:rPr>
          <w:rFonts w:ascii="Times New Roman" w:hAnsi="Times New Roman" w:cs="Times New Roman"/>
        </w:rPr>
        <w:t>regions</w:t>
      </w:r>
      <w:r w:rsidRPr="00CF7047">
        <w:rPr>
          <w:rFonts w:ascii="Times New Roman" w:hAnsi="Times New Roman" w:cs="Times New Roman"/>
        </w:rPr>
        <w:t xml:space="preserve"> a proposed commuter van intends to </w:t>
      </w:r>
      <w:r>
        <w:rPr>
          <w:rFonts w:ascii="Times New Roman" w:hAnsi="Times New Roman" w:cs="Times New Roman"/>
        </w:rPr>
        <w:t>serve</w:t>
      </w:r>
      <w:r w:rsidRPr="00CF7047">
        <w:rPr>
          <w:rFonts w:ascii="Times New Roman" w:hAnsi="Times New Roman" w:cs="Times New Roman"/>
        </w:rPr>
        <w:t xml:space="preserve"> when considering granting a permit to an applicant.  It is therefore of significance for both regulators and van operators to understand existing demand pro</w:t>
      </w:r>
      <w:r>
        <w:rPr>
          <w:rFonts w:ascii="Times New Roman" w:hAnsi="Times New Roman" w:cs="Times New Roman"/>
        </w:rPr>
        <w:t xml:space="preserve">files for dollar van services.  </w:t>
      </w:r>
      <w:r w:rsidRPr="00CF7047">
        <w:rPr>
          <w:rFonts w:ascii="Times New Roman" w:hAnsi="Times New Roman" w:cs="Times New Roman"/>
        </w:rPr>
        <w:t>DOT and TLC use domain knowledge of the industry</w:t>
      </w:r>
      <w:r w:rsidR="00EB27EF">
        <w:rPr>
          <w:rFonts w:ascii="Times New Roman" w:hAnsi="Times New Roman" w:cs="Times New Roman"/>
        </w:rPr>
        <w:t>,</w:t>
      </w:r>
      <w:r w:rsidRPr="00CF7047">
        <w:rPr>
          <w:rFonts w:ascii="Times New Roman" w:hAnsi="Times New Roman" w:cs="Times New Roman"/>
        </w:rPr>
        <w:t xml:space="preserve"> as well as rational decision making</w:t>
      </w:r>
      <w:r w:rsidR="00EB27EF">
        <w:rPr>
          <w:rFonts w:ascii="Times New Roman" w:hAnsi="Times New Roman" w:cs="Times New Roman"/>
        </w:rPr>
        <w:t>,</w:t>
      </w:r>
      <w:r w:rsidRPr="00CF7047">
        <w:rPr>
          <w:rFonts w:ascii="Times New Roman" w:hAnsi="Times New Roman" w:cs="Times New Roman"/>
        </w:rPr>
        <w:t xml:space="preserve"> to approve or deny commuter van permits but are operating largely in the dark.  A more data driven understanding of who are using existing dollar vans and why they are riding in them would </w:t>
      </w:r>
      <w:r w:rsidRPr="00CF7047">
        <w:rPr>
          <w:rFonts w:ascii="Times New Roman" w:hAnsi="Times New Roman" w:cs="Times New Roman"/>
        </w:rPr>
        <w:lastRenderedPageBreak/>
        <w:t>inform the current regulatory effort and provide drivers a more nuanced understanding of their business.</w:t>
      </w:r>
    </w:p>
    <w:p w14:paraId="300EB6F2" w14:textId="53F37DB8" w:rsidR="006D0BC8" w:rsidRPr="00CF7047" w:rsidRDefault="006D0BC8" w:rsidP="008506D1">
      <w:pPr>
        <w:spacing w:after="120" w:line="480" w:lineRule="auto"/>
        <w:ind w:firstLine="720"/>
        <w:rPr>
          <w:rFonts w:ascii="Times New Roman" w:hAnsi="Times New Roman" w:cs="Times New Roman"/>
        </w:rPr>
      </w:pPr>
      <w:r w:rsidRPr="00CF7047">
        <w:rPr>
          <w:rFonts w:ascii="Times New Roman" w:hAnsi="Times New Roman" w:cs="Times New Roman"/>
        </w:rPr>
        <w:t>This study took a host of publically available demographic data from the American Community Survey, economic and spatial records from the LEHD Origin-Destination Employment Statistics (LODES</w:t>
      </w:r>
      <w:r>
        <w:rPr>
          <w:rFonts w:ascii="Times New Roman" w:hAnsi="Times New Roman" w:cs="Times New Roman"/>
        </w:rPr>
        <w:t xml:space="preserve">) database, as well as custom calculated commute times </w:t>
      </w:r>
      <w:r w:rsidRPr="00CF7047">
        <w:rPr>
          <w:rFonts w:ascii="Times New Roman" w:hAnsi="Times New Roman" w:cs="Times New Roman"/>
        </w:rPr>
        <w:t xml:space="preserve">to search for correlations between </w:t>
      </w:r>
      <w:del w:id="3" w:author="docmario" w:date="2016-03-13T23:55:00Z">
        <w:r w:rsidRPr="00CF7047" w:rsidDel="00BA06CC">
          <w:rPr>
            <w:rFonts w:ascii="Times New Roman" w:hAnsi="Times New Roman" w:cs="Times New Roman"/>
          </w:rPr>
          <w:delText>New York City Census Tracts</w:delText>
        </w:r>
      </w:del>
      <w:ins w:id="4" w:author="docmario" w:date="2016-03-13T23:55:00Z">
        <w:r w:rsidR="00BA06CC">
          <w:rPr>
            <w:rFonts w:ascii="Times New Roman" w:hAnsi="Times New Roman" w:cs="Times New Roman"/>
          </w:rPr>
          <w:t>those factors</w:t>
        </w:r>
      </w:ins>
      <w:r w:rsidRPr="00CF7047">
        <w:rPr>
          <w:rFonts w:ascii="Times New Roman" w:hAnsi="Times New Roman" w:cs="Times New Roman"/>
        </w:rPr>
        <w:t xml:space="preserve"> </w:t>
      </w:r>
      <w:r>
        <w:rPr>
          <w:rFonts w:ascii="Times New Roman" w:hAnsi="Times New Roman" w:cs="Times New Roman"/>
        </w:rPr>
        <w:t>and</w:t>
      </w:r>
      <w:r w:rsidRPr="00CF7047">
        <w:rPr>
          <w:rFonts w:ascii="Times New Roman" w:hAnsi="Times New Roman" w:cs="Times New Roman"/>
        </w:rPr>
        <w:t xml:space="preserve"> known van routes.</w:t>
      </w:r>
    </w:p>
    <w:p w14:paraId="7DE3D02E" w14:textId="2542B902" w:rsidR="006D0BC8" w:rsidRDefault="006D0BC8" w:rsidP="008506D1">
      <w:pPr>
        <w:spacing w:after="120" w:line="480" w:lineRule="auto"/>
        <w:ind w:firstLine="720"/>
        <w:rPr>
          <w:rFonts w:ascii="Times New Roman" w:hAnsi="Times New Roman" w:cs="Times New Roman"/>
        </w:rPr>
      </w:pPr>
      <w:r w:rsidRPr="00CF7047">
        <w:rPr>
          <w:rFonts w:ascii="Times New Roman" w:hAnsi="Times New Roman" w:cs="Times New Roman"/>
        </w:rPr>
        <w:t>The study then used a Support Vector Machines (SVM) machine learning algorithm to construct a predictive model that identified census tracts in New York that shared data profiles similar to those found in areas with existing dollar vans.  This information allows regulators to assess the validity of new proposed routes and provides dollar van drivers with insight into potential expansion plans.</w:t>
      </w:r>
    </w:p>
    <w:p w14:paraId="6C7F40B0" w14:textId="0B026133" w:rsidR="00310CB3" w:rsidRPr="00CF7047" w:rsidRDefault="00310CB3" w:rsidP="00077BA9">
      <w:pPr>
        <w:pStyle w:val="Heading1"/>
        <w:spacing w:after="120" w:line="480" w:lineRule="auto"/>
        <w:rPr>
          <w:rFonts w:ascii="Times New Roman" w:hAnsi="Times New Roman" w:cs="Times New Roman"/>
          <w:b/>
          <w:sz w:val="72"/>
          <w:szCs w:val="72"/>
        </w:rPr>
      </w:pPr>
      <w:r w:rsidRPr="00CF7047">
        <w:rPr>
          <w:rFonts w:ascii="Times New Roman" w:hAnsi="Times New Roman" w:cs="Times New Roman"/>
        </w:rPr>
        <w:t xml:space="preserve">Literature </w:t>
      </w:r>
      <w:r w:rsidR="00EB27EF">
        <w:rPr>
          <w:rFonts w:ascii="Times New Roman" w:hAnsi="Times New Roman" w:cs="Times New Roman"/>
        </w:rPr>
        <w:t>Review</w:t>
      </w:r>
    </w:p>
    <w:p w14:paraId="68E1980C" w14:textId="28FF5B0C" w:rsidR="00310CB3" w:rsidRPr="00CF7047" w:rsidRDefault="00310CB3" w:rsidP="008506D1">
      <w:pPr>
        <w:spacing w:after="120" w:line="480" w:lineRule="auto"/>
        <w:ind w:firstLine="720"/>
        <w:rPr>
          <w:rFonts w:ascii="Times New Roman" w:hAnsi="Times New Roman" w:cs="Times New Roman"/>
        </w:rPr>
      </w:pPr>
      <w:r w:rsidRPr="00CF7047">
        <w:rPr>
          <w:rFonts w:ascii="Times New Roman" w:hAnsi="Times New Roman" w:cs="Times New Roman"/>
        </w:rPr>
        <w:t>The jitneys, when regulated</w:t>
      </w:r>
      <w:r w:rsidR="00D02423">
        <w:rPr>
          <w:rFonts w:ascii="Times New Roman" w:hAnsi="Times New Roman" w:cs="Times New Roman"/>
        </w:rPr>
        <w:t>,</w:t>
      </w:r>
      <w:r w:rsidRPr="00CF7047">
        <w:rPr>
          <w:rFonts w:ascii="Times New Roman" w:hAnsi="Times New Roman" w:cs="Times New Roman"/>
        </w:rPr>
        <w:t xml:space="preserve"> often operate differently from their informal </w:t>
      </w:r>
      <w:r w:rsidR="00D02423">
        <w:rPr>
          <w:rFonts w:ascii="Times New Roman" w:hAnsi="Times New Roman" w:cs="Times New Roman"/>
        </w:rPr>
        <w:t>counterparts</w:t>
      </w:r>
      <w:r w:rsidRPr="00CF7047">
        <w:rPr>
          <w:rFonts w:ascii="Times New Roman" w:hAnsi="Times New Roman" w:cs="Times New Roman"/>
        </w:rPr>
        <w:t xml:space="preserve">. In New York City, regulation has increasingly favored larger van operators with demonstrated service quality. </w:t>
      </w:r>
      <w:r w:rsidR="00EB27EF">
        <w:rPr>
          <w:rFonts w:ascii="Times New Roman" w:hAnsi="Times New Roman" w:cs="Times New Roman"/>
        </w:rPr>
        <w:t xml:space="preserve"> </w:t>
      </w:r>
      <w:r w:rsidRPr="00CF7047">
        <w:rPr>
          <w:rFonts w:ascii="Times New Roman" w:hAnsi="Times New Roman" w:cs="Times New Roman"/>
        </w:rPr>
        <w:t xml:space="preserve">Regulation </w:t>
      </w:r>
      <w:r w:rsidR="00EB27EF">
        <w:rPr>
          <w:rFonts w:ascii="Times New Roman" w:hAnsi="Times New Roman" w:cs="Times New Roman"/>
        </w:rPr>
        <w:t>does</w:t>
      </w:r>
      <w:r w:rsidRPr="00CF7047">
        <w:rPr>
          <w:rFonts w:ascii="Times New Roman" w:hAnsi="Times New Roman" w:cs="Times New Roman"/>
        </w:rPr>
        <w:t xml:space="preserve"> not </w:t>
      </w:r>
      <w:r w:rsidR="00C8384B" w:rsidRPr="00CF7047">
        <w:rPr>
          <w:rFonts w:ascii="Times New Roman" w:hAnsi="Times New Roman" w:cs="Times New Roman"/>
        </w:rPr>
        <w:t xml:space="preserve">address </w:t>
      </w:r>
      <w:r w:rsidR="00EB27EF">
        <w:rPr>
          <w:rFonts w:ascii="Times New Roman" w:hAnsi="Times New Roman" w:cs="Times New Roman"/>
        </w:rPr>
        <w:t>a</w:t>
      </w:r>
      <w:r w:rsidR="00EB27EF" w:rsidRPr="00CF7047">
        <w:rPr>
          <w:rFonts w:ascii="Times New Roman" w:hAnsi="Times New Roman" w:cs="Times New Roman"/>
        </w:rPr>
        <w:t xml:space="preserve"> </w:t>
      </w:r>
      <w:r w:rsidR="00C8384B" w:rsidRPr="00CF7047">
        <w:rPr>
          <w:rFonts w:ascii="Times New Roman" w:hAnsi="Times New Roman" w:cs="Times New Roman"/>
        </w:rPr>
        <w:t>burgeoning number of unlicensed vans.</w:t>
      </w:r>
      <w:r w:rsidRPr="00CF7047">
        <w:rPr>
          <w:rFonts w:ascii="Times New Roman" w:hAnsi="Times New Roman" w:cs="Times New Roman"/>
        </w:rPr>
        <w:t xml:space="preserve"> </w:t>
      </w:r>
      <w:r w:rsidR="00EB27EF">
        <w:rPr>
          <w:rFonts w:ascii="Times New Roman" w:hAnsi="Times New Roman" w:cs="Times New Roman"/>
        </w:rPr>
        <w:t xml:space="preserve"> </w:t>
      </w:r>
      <w:r w:rsidRPr="00CF7047">
        <w:rPr>
          <w:rFonts w:ascii="Times New Roman" w:hAnsi="Times New Roman" w:cs="Times New Roman"/>
        </w:rPr>
        <w:t>In other parts of the country, regulation has harmed the functioning of the jitney services</w:t>
      </w:r>
      <w:r w:rsidR="00EB27EF">
        <w:rPr>
          <w:rFonts w:ascii="Times New Roman" w:hAnsi="Times New Roman" w:cs="Times New Roman"/>
        </w:rPr>
        <w:t xml:space="preserve">. </w:t>
      </w:r>
    </w:p>
    <w:p w14:paraId="49A05174" w14:textId="63D86C29" w:rsidR="00914A2D" w:rsidRPr="00CF7047" w:rsidRDefault="00C8384B" w:rsidP="008506D1">
      <w:pPr>
        <w:spacing w:after="120" w:line="480" w:lineRule="auto"/>
        <w:ind w:firstLine="720"/>
        <w:rPr>
          <w:rFonts w:ascii="Times New Roman" w:hAnsi="Times New Roman" w:cs="Times New Roman"/>
        </w:rPr>
      </w:pPr>
      <w:r w:rsidRPr="00CF7047">
        <w:rPr>
          <w:rFonts w:ascii="Times New Roman" w:hAnsi="Times New Roman" w:cs="Times New Roman"/>
        </w:rPr>
        <w:t xml:space="preserve">In Miami, the Metro-Dade Transit Agency's bus restructuring plan </w:t>
      </w:r>
      <w:r w:rsidR="00914A2D" w:rsidRPr="00CF7047">
        <w:rPr>
          <w:rFonts w:ascii="Times New Roman" w:hAnsi="Times New Roman" w:cs="Times New Roman"/>
        </w:rPr>
        <w:t>introduce</w:t>
      </w:r>
      <w:r w:rsidR="00EB27EF">
        <w:rPr>
          <w:rFonts w:ascii="Times New Roman" w:hAnsi="Times New Roman" w:cs="Times New Roman"/>
        </w:rPr>
        <w:t xml:space="preserve">d </w:t>
      </w:r>
      <w:r w:rsidR="00914A2D" w:rsidRPr="00CF7047">
        <w:rPr>
          <w:rFonts w:ascii="Times New Roman" w:hAnsi="Times New Roman" w:cs="Times New Roman"/>
        </w:rPr>
        <w:t>jitneys into the formal transit environment</w:t>
      </w:r>
      <w:r w:rsidR="00EB27EF">
        <w:rPr>
          <w:rFonts w:ascii="Times New Roman" w:hAnsi="Times New Roman" w:cs="Times New Roman"/>
        </w:rPr>
        <w:t>.  This regulatory change was</w:t>
      </w:r>
      <w:r w:rsidR="00914A2D" w:rsidRPr="00CF7047">
        <w:rPr>
          <w:rFonts w:ascii="Times New Roman" w:hAnsi="Times New Roman" w:cs="Times New Roman"/>
        </w:rPr>
        <w:t xml:space="preserve"> met with wide spread opposition as passengers would have to pa</w:t>
      </w:r>
      <w:r w:rsidR="00EB27EF">
        <w:rPr>
          <w:rFonts w:ascii="Times New Roman" w:hAnsi="Times New Roman" w:cs="Times New Roman"/>
        </w:rPr>
        <w:t>y</w:t>
      </w:r>
      <w:r w:rsidR="00914A2D" w:rsidRPr="00CF7047">
        <w:rPr>
          <w:rFonts w:ascii="Times New Roman" w:hAnsi="Times New Roman" w:cs="Times New Roman"/>
        </w:rPr>
        <w:t xml:space="preserve"> two fares when transferring between buses and jitneys. </w:t>
      </w:r>
      <w:r w:rsidR="00EB27EF">
        <w:rPr>
          <w:rFonts w:ascii="Times New Roman" w:hAnsi="Times New Roman" w:cs="Times New Roman"/>
        </w:rPr>
        <w:t>The</w:t>
      </w:r>
      <w:r w:rsidR="00914A2D" w:rsidRPr="00CF7047">
        <w:rPr>
          <w:rFonts w:ascii="Times New Roman" w:hAnsi="Times New Roman" w:cs="Times New Roman"/>
        </w:rPr>
        <w:t xml:space="preserve"> agency</w:t>
      </w:r>
      <w:r w:rsidR="00EB27EF">
        <w:rPr>
          <w:rFonts w:ascii="Times New Roman" w:hAnsi="Times New Roman" w:cs="Times New Roman"/>
        </w:rPr>
        <w:t xml:space="preserve"> </w:t>
      </w:r>
      <w:r w:rsidR="003D2817">
        <w:rPr>
          <w:rFonts w:ascii="Times New Roman" w:hAnsi="Times New Roman" w:cs="Times New Roman"/>
        </w:rPr>
        <w:t>placed</w:t>
      </w:r>
      <w:r w:rsidR="00914A2D" w:rsidRPr="00CF7047">
        <w:rPr>
          <w:rFonts w:ascii="Times New Roman" w:hAnsi="Times New Roman" w:cs="Times New Roman"/>
        </w:rPr>
        <w:t xml:space="preserve"> bus</w:t>
      </w:r>
      <w:r w:rsidR="003D2817">
        <w:rPr>
          <w:rFonts w:ascii="Times New Roman" w:hAnsi="Times New Roman" w:cs="Times New Roman"/>
        </w:rPr>
        <w:t xml:space="preserve"> routes</w:t>
      </w:r>
      <w:r w:rsidR="00914A2D" w:rsidRPr="00CF7047">
        <w:rPr>
          <w:rFonts w:ascii="Times New Roman" w:hAnsi="Times New Roman" w:cs="Times New Roman"/>
        </w:rPr>
        <w:t xml:space="preserve"> on</w:t>
      </w:r>
      <w:r w:rsidR="003D2817">
        <w:rPr>
          <w:rFonts w:ascii="Times New Roman" w:hAnsi="Times New Roman" w:cs="Times New Roman"/>
        </w:rPr>
        <w:t xml:space="preserve"> jitney</w:t>
      </w:r>
      <w:r w:rsidR="00914A2D" w:rsidRPr="00CF7047">
        <w:rPr>
          <w:rFonts w:ascii="Times New Roman" w:hAnsi="Times New Roman" w:cs="Times New Roman"/>
        </w:rPr>
        <w:t xml:space="preserve"> </w:t>
      </w:r>
      <w:r w:rsidR="003D2817">
        <w:rPr>
          <w:rFonts w:ascii="Times New Roman" w:hAnsi="Times New Roman" w:cs="Times New Roman"/>
        </w:rPr>
        <w:t>lines</w:t>
      </w:r>
      <w:r w:rsidR="003D2817" w:rsidRPr="00CF7047">
        <w:rPr>
          <w:rFonts w:ascii="Times New Roman" w:hAnsi="Times New Roman" w:cs="Times New Roman"/>
        </w:rPr>
        <w:t xml:space="preserve"> </w:t>
      </w:r>
      <w:r w:rsidR="003D2817">
        <w:rPr>
          <w:rFonts w:ascii="Times New Roman" w:hAnsi="Times New Roman" w:cs="Times New Roman"/>
        </w:rPr>
        <w:t>creating</w:t>
      </w:r>
      <w:r w:rsidR="00914A2D" w:rsidRPr="00CF7047">
        <w:rPr>
          <w:rFonts w:ascii="Times New Roman" w:hAnsi="Times New Roman" w:cs="Times New Roman"/>
        </w:rPr>
        <w:t xml:space="preserve"> direct competition </w:t>
      </w:r>
      <w:r w:rsidR="003D2817">
        <w:rPr>
          <w:rFonts w:ascii="Times New Roman" w:hAnsi="Times New Roman" w:cs="Times New Roman"/>
        </w:rPr>
        <w:t>between vans and</w:t>
      </w:r>
      <w:r w:rsidR="003D2817" w:rsidRPr="00CF7047">
        <w:rPr>
          <w:rFonts w:ascii="Times New Roman" w:hAnsi="Times New Roman" w:cs="Times New Roman"/>
        </w:rPr>
        <w:t xml:space="preserve"> </w:t>
      </w:r>
      <w:r w:rsidR="00914A2D" w:rsidRPr="00CF7047">
        <w:rPr>
          <w:rFonts w:ascii="Times New Roman" w:hAnsi="Times New Roman" w:cs="Times New Roman"/>
        </w:rPr>
        <w:t xml:space="preserve">subsidized </w:t>
      </w:r>
      <w:r w:rsidR="003D2817">
        <w:rPr>
          <w:rFonts w:ascii="Times New Roman" w:hAnsi="Times New Roman" w:cs="Times New Roman"/>
        </w:rPr>
        <w:t>transit</w:t>
      </w:r>
      <w:r w:rsidR="00914A2D" w:rsidRPr="00CF7047">
        <w:rPr>
          <w:rFonts w:ascii="Times New Roman" w:hAnsi="Times New Roman" w:cs="Times New Roman"/>
        </w:rPr>
        <w:t xml:space="preserve">. </w:t>
      </w:r>
      <w:r w:rsidR="003D2817">
        <w:rPr>
          <w:rFonts w:ascii="Times New Roman" w:hAnsi="Times New Roman" w:cs="Times New Roman"/>
        </w:rPr>
        <w:t xml:space="preserve"> </w:t>
      </w:r>
      <w:r w:rsidR="00527496" w:rsidRPr="00CF7047">
        <w:rPr>
          <w:rFonts w:ascii="Times New Roman" w:hAnsi="Times New Roman" w:cs="Times New Roman"/>
        </w:rPr>
        <w:t>Similarly,</w:t>
      </w:r>
      <w:r w:rsidR="00914A2D" w:rsidRPr="00CF7047">
        <w:rPr>
          <w:rFonts w:ascii="Times New Roman" w:hAnsi="Times New Roman" w:cs="Times New Roman"/>
        </w:rPr>
        <w:t xml:space="preserve"> </w:t>
      </w:r>
      <w:r w:rsidR="00527496" w:rsidRPr="00CF7047">
        <w:rPr>
          <w:rFonts w:ascii="Times New Roman" w:hAnsi="Times New Roman" w:cs="Times New Roman"/>
        </w:rPr>
        <w:t xml:space="preserve">in Los Angeles, Southern California Rapid Transit </w:t>
      </w:r>
      <w:r w:rsidR="003D2817">
        <w:rPr>
          <w:rFonts w:ascii="Times New Roman" w:hAnsi="Times New Roman" w:cs="Times New Roman"/>
        </w:rPr>
        <w:t>developed</w:t>
      </w:r>
      <w:r w:rsidR="00527496" w:rsidRPr="00CF7047">
        <w:rPr>
          <w:rFonts w:ascii="Times New Roman" w:hAnsi="Times New Roman" w:cs="Times New Roman"/>
        </w:rPr>
        <w:t xml:space="preserve"> a roadmap to integrate jitneys into </w:t>
      </w:r>
      <w:r w:rsidR="003D2817">
        <w:rPr>
          <w:rFonts w:ascii="Times New Roman" w:hAnsi="Times New Roman" w:cs="Times New Roman"/>
        </w:rPr>
        <w:t xml:space="preserve">the </w:t>
      </w:r>
      <w:r w:rsidR="00527496" w:rsidRPr="00CF7047">
        <w:rPr>
          <w:rFonts w:ascii="Times New Roman" w:hAnsi="Times New Roman" w:cs="Times New Roman"/>
        </w:rPr>
        <w:t xml:space="preserve">transit </w:t>
      </w:r>
      <w:r w:rsidR="003D2817">
        <w:rPr>
          <w:rFonts w:ascii="Times New Roman" w:hAnsi="Times New Roman" w:cs="Times New Roman"/>
        </w:rPr>
        <w:t>system.  Th</w:t>
      </w:r>
      <w:r w:rsidR="003D2817" w:rsidRPr="00CF7047">
        <w:rPr>
          <w:rFonts w:ascii="Times New Roman" w:hAnsi="Times New Roman" w:cs="Times New Roman"/>
        </w:rPr>
        <w:t xml:space="preserve">e </w:t>
      </w:r>
      <w:r w:rsidR="00527496" w:rsidRPr="00CF7047">
        <w:rPr>
          <w:rFonts w:ascii="Times New Roman" w:hAnsi="Times New Roman" w:cs="Times New Roman"/>
        </w:rPr>
        <w:t xml:space="preserve">California Supreme court instituted a </w:t>
      </w:r>
      <w:r w:rsidR="003D2817">
        <w:rPr>
          <w:rFonts w:ascii="Times New Roman" w:hAnsi="Times New Roman" w:cs="Times New Roman"/>
        </w:rPr>
        <w:t>fifty cent</w:t>
      </w:r>
      <w:r w:rsidR="003D2817" w:rsidRPr="00CF7047">
        <w:rPr>
          <w:rFonts w:ascii="Times New Roman" w:hAnsi="Times New Roman" w:cs="Times New Roman"/>
        </w:rPr>
        <w:t xml:space="preserve"> </w:t>
      </w:r>
      <w:r w:rsidR="00527496" w:rsidRPr="00CF7047">
        <w:rPr>
          <w:rFonts w:ascii="Times New Roman" w:hAnsi="Times New Roman" w:cs="Times New Roman"/>
        </w:rPr>
        <w:t xml:space="preserve">sales </w:t>
      </w:r>
      <w:r w:rsidR="00527496" w:rsidRPr="00CF7047">
        <w:rPr>
          <w:rFonts w:ascii="Times New Roman" w:hAnsi="Times New Roman" w:cs="Times New Roman"/>
        </w:rPr>
        <w:lastRenderedPageBreak/>
        <w:t xml:space="preserve">tax </w:t>
      </w:r>
      <w:r w:rsidR="003D2817">
        <w:rPr>
          <w:rFonts w:ascii="Times New Roman" w:hAnsi="Times New Roman" w:cs="Times New Roman"/>
        </w:rPr>
        <w:t>earmarked</w:t>
      </w:r>
      <w:r w:rsidR="00527496" w:rsidRPr="00CF7047">
        <w:rPr>
          <w:rFonts w:ascii="Times New Roman" w:hAnsi="Times New Roman" w:cs="Times New Roman"/>
        </w:rPr>
        <w:t xml:space="preserve"> </w:t>
      </w:r>
      <w:r w:rsidR="003D2817">
        <w:rPr>
          <w:rFonts w:ascii="Times New Roman" w:hAnsi="Times New Roman" w:cs="Times New Roman"/>
        </w:rPr>
        <w:t>for</w:t>
      </w:r>
      <w:r w:rsidR="003D2817" w:rsidRPr="00CF7047">
        <w:rPr>
          <w:rFonts w:ascii="Times New Roman" w:hAnsi="Times New Roman" w:cs="Times New Roman"/>
        </w:rPr>
        <w:t xml:space="preserve"> </w:t>
      </w:r>
      <w:r w:rsidR="00527496" w:rsidRPr="00CF7047">
        <w:rPr>
          <w:rFonts w:ascii="Times New Roman" w:hAnsi="Times New Roman" w:cs="Times New Roman"/>
        </w:rPr>
        <w:t xml:space="preserve">transit funding. </w:t>
      </w:r>
      <w:r w:rsidR="003D2817">
        <w:rPr>
          <w:rFonts w:ascii="Times New Roman" w:hAnsi="Times New Roman" w:cs="Times New Roman"/>
        </w:rPr>
        <w:t xml:space="preserve"> </w:t>
      </w:r>
      <w:r w:rsidR="00527496" w:rsidRPr="00CF7047">
        <w:rPr>
          <w:rFonts w:ascii="Times New Roman" w:hAnsi="Times New Roman" w:cs="Times New Roman"/>
        </w:rPr>
        <w:t xml:space="preserve">This allowed transit services to reduce fares and increase frequencies. </w:t>
      </w:r>
      <w:r w:rsidR="003D2817">
        <w:rPr>
          <w:rFonts w:ascii="Times New Roman" w:hAnsi="Times New Roman" w:cs="Times New Roman"/>
        </w:rPr>
        <w:t xml:space="preserve"> </w:t>
      </w:r>
      <w:r w:rsidR="00527496" w:rsidRPr="00CF7047">
        <w:rPr>
          <w:rFonts w:ascii="Times New Roman" w:hAnsi="Times New Roman" w:cs="Times New Roman"/>
        </w:rPr>
        <w:t xml:space="preserve">The jitneys reduced their fares in response to the reduced transit fares, however </w:t>
      </w:r>
      <w:r w:rsidR="003D2817">
        <w:rPr>
          <w:rFonts w:ascii="Times New Roman" w:hAnsi="Times New Roman" w:cs="Times New Roman"/>
        </w:rPr>
        <w:t xml:space="preserve">this fare structure proved to </w:t>
      </w:r>
      <w:r w:rsidR="00527496" w:rsidRPr="00CF7047">
        <w:rPr>
          <w:rFonts w:ascii="Times New Roman" w:hAnsi="Times New Roman" w:cs="Times New Roman"/>
        </w:rPr>
        <w:t xml:space="preserve">be economically unsustainable and the eventually </w:t>
      </w:r>
      <w:r w:rsidR="003D2817">
        <w:rPr>
          <w:rFonts w:ascii="Times New Roman" w:hAnsi="Times New Roman" w:cs="Times New Roman"/>
        </w:rPr>
        <w:t xml:space="preserve">the jitney network collapsed.  </w:t>
      </w:r>
    </w:p>
    <w:p w14:paraId="2070F54E" w14:textId="00BA51BE" w:rsidR="00202185" w:rsidRPr="00CF7047" w:rsidRDefault="003D2817" w:rsidP="008506D1">
      <w:pPr>
        <w:spacing w:after="120" w:line="480" w:lineRule="auto"/>
        <w:ind w:firstLine="720"/>
        <w:rPr>
          <w:rFonts w:ascii="Times New Roman" w:hAnsi="Times New Roman" w:cs="Times New Roman"/>
        </w:rPr>
      </w:pPr>
      <w:r>
        <w:rPr>
          <w:rFonts w:ascii="Times New Roman" w:hAnsi="Times New Roman" w:cs="Times New Roman"/>
        </w:rPr>
        <w:t>In New York City, t</w:t>
      </w:r>
      <w:r w:rsidR="00310CB3" w:rsidRPr="00CF7047">
        <w:rPr>
          <w:rFonts w:ascii="Times New Roman" w:hAnsi="Times New Roman" w:cs="Times New Roman"/>
        </w:rPr>
        <w:t>he Taxi &amp; Limousine Commission announced the Group Ride Vehicle Pilot Project, which intended to replace a defunct bus line with commuter vans.</w:t>
      </w:r>
      <w:r>
        <w:rPr>
          <w:rFonts w:ascii="Times New Roman" w:hAnsi="Times New Roman" w:cs="Times New Roman"/>
        </w:rPr>
        <w:t xml:space="preserve"> </w:t>
      </w:r>
      <w:r w:rsidR="00527496" w:rsidRPr="00CF7047">
        <w:rPr>
          <w:rFonts w:ascii="Times New Roman" w:hAnsi="Times New Roman" w:cs="Times New Roman"/>
        </w:rPr>
        <w:t xml:space="preserve"> The advantage of the pilot was that it would not </w:t>
      </w:r>
      <w:r w:rsidR="00BA2D9D" w:rsidRPr="00CF7047">
        <w:rPr>
          <w:rFonts w:ascii="Times New Roman" w:hAnsi="Times New Roman" w:cs="Times New Roman"/>
        </w:rPr>
        <w:t>affect all commuter van operators and simultaneously provide a controlled environment to test many of the hypothesis about the operation of dollar vans.</w:t>
      </w:r>
      <w:r w:rsidR="00310CB3" w:rsidRPr="00CF7047">
        <w:rPr>
          <w:rFonts w:ascii="Times New Roman" w:hAnsi="Times New Roman" w:cs="Times New Roman"/>
        </w:rPr>
        <w:t xml:space="preserve"> The pilot was not successful </w:t>
      </w:r>
      <w:r w:rsidR="0009196D">
        <w:rPr>
          <w:rFonts w:ascii="Times New Roman" w:hAnsi="Times New Roman" w:cs="Times New Roman"/>
        </w:rPr>
        <w:t xml:space="preserve">and six months after its initiation, </w:t>
      </w:r>
      <w:r w:rsidR="00310CB3" w:rsidRPr="00CF7047">
        <w:rPr>
          <w:rFonts w:ascii="Times New Roman" w:hAnsi="Times New Roman" w:cs="Times New Roman"/>
        </w:rPr>
        <w:t xml:space="preserve">all five of the van operators involved discontinued their service. </w:t>
      </w:r>
      <w:r w:rsidR="00BA2D9D" w:rsidRPr="00CF7047">
        <w:rPr>
          <w:rFonts w:ascii="Times New Roman" w:hAnsi="Times New Roman" w:cs="Times New Roman"/>
        </w:rPr>
        <w:t>The failure is attributed to a lag between the suspension of bus services and the introduction of commuter vans. The target passenger for the commuter vans was also unfamiliar with the service and hence apprehensive to try it</w:t>
      </w:r>
      <w:r w:rsidR="0009196D">
        <w:rPr>
          <w:rFonts w:ascii="Times New Roman" w:hAnsi="Times New Roman" w:cs="Times New Roman"/>
        </w:rPr>
        <w:t>.</w:t>
      </w:r>
      <w:r w:rsidR="00BA2D9D" w:rsidRPr="00CF7047">
        <w:rPr>
          <w:rFonts w:ascii="Times New Roman" w:hAnsi="Times New Roman" w:cs="Times New Roman"/>
        </w:rPr>
        <w:t xml:space="preserve"> (King and Goldwyn, 2014). </w:t>
      </w:r>
    </w:p>
    <w:p w14:paraId="4EAAF7F0" w14:textId="358C0B43" w:rsidR="00BA2D9D" w:rsidRPr="00CF7047" w:rsidRDefault="003D2817" w:rsidP="001650F7">
      <w:pPr>
        <w:spacing w:after="120" w:line="480" w:lineRule="auto"/>
        <w:ind w:firstLine="720"/>
        <w:rPr>
          <w:rFonts w:ascii="Times New Roman" w:hAnsi="Times New Roman" w:cs="Times New Roman"/>
        </w:rPr>
        <w:pPrChange w:id="5" w:author="docmario" w:date="2016-03-13T23:56:00Z">
          <w:pPr>
            <w:spacing w:after="120" w:line="480" w:lineRule="auto"/>
          </w:pPr>
        </w:pPrChange>
      </w:pPr>
      <w:r>
        <w:rPr>
          <w:rFonts w:ascii="Times New Roman" w:hAnsi="Times New Roman" w:cs="Times New Roman"/>
        </w:rPr>
        <w:t>It is clear that regulation of dollar van service, without understanding the dynamics of the dollar van industry, can lead to suboptimal outcomes.  This study attempts to learn more about why dollar vans function the way they do.</w:t>
      </w:r>
    </w:p>
    <w:p w14:paraId="101A1AD8" w14:textId="40B3EAE6" w:rsidR="00AA4558" w:rsidRPr="00CF7047" w:rsidRDefault="00AA4558" w:rsidP="00077BA9">
      <w:pPr>
        <w:pStyle w:val="Heading1"/>
        <w:spacing w:after="120" w:line="480" w:lineRule="auto"/>
        <w:rPr>
          <w:rFonts w:ascii="Times New Roman" w:hAnsi="Times New Roman" w:cs="Times New Roman"/>
        </w:rPr>
      </w:pPr>
      <w:r w:rsidRPr="00CF7047">
        <w:rPr>
          <w:rFonts w:ascii="Times New Roman" w:hAnsi="Times New Roman" w:cs="Times New Roman"/>
        </w:rPr>
        <w:t xml:space="preserve">Data Description </w:t>
      </w:r>
    </w:p>
    <w:p w14:paraId="54849853" w14:textId="77777777" w:rsidR="00AA4558" w:rsidRPr="00CF7047" w:rsidRDefault="00AA4558" w:rsidP="00077BA9">
      <w:pPr>
        <w:pStyle w:val="Heading2"/>
        <w:spacing w:after="120" w:line="480" w:lineRule="auto"/>
      </w:pPr>
      <w:r w:rsidRPr="00CF7047">
        <w:t>LEHD Origin-Destination Employment Statistics (LODES)</w:t>
      </w:r>
    </w:p>
    <w:p w14:paraId="7DD48968" w14:textId="77777777" w:rsidR="00BC4D3A" w:rsidRPr="00CF7047" w:rsidRDefault="00AA4558" w:rsidP="008506D1">
      <w:pPr>
        <w:spacing w:after="120" w:line="480" w:lineRule="auto"/>
        <w:ind w:firstLine="720"/>
        <w:rPr>
          <w:rFonts w:ascii="Times New Roman" w:hAnsi="Times New Roman" w:cs="Times New Roman"/>
        </w:rPr>
      </w:pPr>
      <w:r w:rsidRPr="00CF7047">
        <w:rPr>
          <w:rFonts w:ascii="Times New Roman" w:hAnsi="Times New Roman" w:cs="Times New Roman"/>
        </w:rPr>
        <w:t xml:space="preserve">The LODES data provides census block level information about employee flows between census blocks. It gives a count of how many people commute from each block to each other. It also provides details on the characteristics of the workers, such as age and income. </w:t>
      </w:r>
      <w:r w:rsidR="00BC4D3A" w:rsidRPr="00CF7047">
        <w:rPr>
          <w:rFonts w:ascii="Times New Roman" w:hAnsi="Times New Roman" w:cs="Times New Roman"/>
        </w:rPr>
        <w:t xml:space="preserve"> Our data is </w:t>
      </w:r>
      <w:r w:rsidR="00BC4D3A" w:rsidRPr="00CF7047">
        <w:rPr>
          <w:rFonts w:ascii="Times New Roman" w:hAnsi="Times New Roman" w:cs="Times New Roman"/>
        </w:rPr>
        <w:lastRenderedPageBreak/>
        <w:t xml:space="preserve">separated into information about the tracts subjects reside in and subjects they work in.  </w:t>
      </w:r>
      <w:r w:rsidRPr="00CF7047">
        <w:rPr>
          <w:rFonts w:ascii="Times New Roman" w:hAnsi="Times New Roman" w:cs="Times New Roman"/>
        </w:rPr>
        <w:t xml:space="preserve">The particular file used is the 2013 Origin-Destination for New York State for all jobs.  </w:t>
      </w:r>
    </w:p>
    <w:p w14:paraId="1D64168E" w14:textId="20CB025D" w:rsidR="00AA4558" w:rsidRPr="00CF7047" w:rsidRDefault="00BC4D3A" w:rsidP="00077BA9">
      <w:pPr>
        <w:spacing w:after="120" w:line="480" w:lineRule="auto"/>
        <w:rPr>
          <w:rFonts w:ascii="Times New Roman" w:hAnsi="Times New Roman" w:cs="Times New Roman"/>
        </w:rPr>
      </w:pPr>
      <w:r w:rsidRPr="008506D1">
        <w:rPr>
          <w:rFonts w:ascii="Times New Roman" w:hAnsi="Times New Roman" w:cs="Times New Roman"/>
        </w:rPr>
        <w:t>http://lehd.ces.census.gov/data/lodes/LODES7/ny/od/ny_od_main_JT00_2013.csv.gz</w:t>
      </w:r>
    </w:p>
    <w:p w14:paraId="23C21982" w14:textId="77777777" w:rsidR="00AA4558" w:rsidRPr="00CF7047" w:rsidRDefault="00AA4558" w:rsidP="00077BA9">
      <w:pPr>
        <w:pStyle w:val="Heading2"/>
        <w:spacing w:after="120" w:line="480" w:lineRule="auto"/>
      </w:pPr>
      <w:r w:rsidRPr="00CF7047">
        <w:t>American Community Survey (ACS) Demographic Data</w:t>
      </w:r>
    </w:p>
    <w:p w14:paraId="6859547C" w14:textId="132005A9" w:rsidR="00AA4558" w:rsidRPr="00CF7047" w:rsidRDefault="00AA4558" w:rsidP="008506D1">
      <w:pPr>
        <w:spacing w:after="120" w:line="480" w:lineRule="auto"/>
        <w:ind w:firstLine="720"/>
        <w:rPr>
          <w:rFonts w:ascii="Times New Roman" w:hAnsi="Times New Roman" w:cs="Times New Roman"/>
        </w:rPr>
      </w:pPr>
      <w:r w:rsidRPr="00CF7047">
        <w:rPr>
          <w:rFonts w:ascii="Times New Roman" w:hAnsi="Times New Roman" w:cs="Times New Roman"/>
        </w:rPr>
        <w:t>The American Community Survey provides demographic data on census block level. This data provides information on various aspects such as age, population ethnicity, income and number of foreign born population in each census block in New York City. The particular file used is Selected Characteristics of the Total and Native Populations in the United States 2010-2014 American Community Survey 5-Year Estimates.</w:t>
      </w:r>
    </w:p>
    <w:p w14:paraId="2FCF40B6" w14:textId="0A8FC1FA" w:rsidR="00AA4558" w:rsidRPr="00CF7047" w:rsidRDefault="00EA68D6" w:rsidP="00077BA9">
      <w:pPr>
        <w:spacing w:after="120" w:line="480" w:lineRule="auto"/>
        <w:rPr>
          <w:rFonts w:ascii="Times New Roman" w:hAnsi="Times New Roman" w:cs="Times New Roman"/>
        </w:rPr>
      </w:pPr>
      <w:r>
        <w:rPr>
          <w:noProof/>
        </w:rPr>
        <mc:AlternateContent>
          <mc:Choice Requires="wps">
            <w:drawing>
              <wp:anchor distT="0" distB="0" distL="114300" distR="114300" simplePos="0" relativeHeight="251663360" behindDoc="0" locked="0" layoutInCell="1" allowOverlap="1" wp14:anchorId="481146EC" wp14:editId="59DAA0ED">
                <wp:simplePos x="0" y="0"/>
                <wp:positionH relativeFrom="column">
                  <wp:posOffset>508635</wp:posOffset>
                </wp:positionH>
                <wp:positionV relativeFrom="paragraph">
                  <wp:posOffset>4448175</wp:posOffset>
                </wp:positionV>
                <wp:extent cx="4766945" cy="266700"/>
                <wp:effectExtent l="0" t="0" r="0" b="0"/>
                <wp:wrapThrough wrapText="bothSides">
                  <wp:wrapPolygon edited="0">
                    <wp:start x="0" y="0"/>
                    <wp:lineTo x="0"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4766945" cy="266700"/>
                        </a:xfrm>
                        <a:prstGeom prst="rect">
                          <a:avLst/>
                        </a:prstGeom>
                        <a:solidFill>
                          <a:prstClr val="white"/>
                        </a:solidFill>
                        <a:ln>
                          <a:noFill/>
                        </a:ln>
                        <a:effectLst/>
                      </wps:spPr>
                      <wps:txbx>
                        <w:txbxContent>
                          <w:p w14:paraId="1F4E0819" w14:textId="1D4E5B70" w:rsidR="00EA68D6" w:rsidRPr="009E2968" w:rsidRDefault="00EA68D6" w:rsidP="00EA68D6">
                            <w:pPr>
                              <w:pStyle w:val="Caption"/>
                              <w:jc w:val="center"/>
                              <w:rPr>
                                <w:rFonts w:ascii="Times New Roman" w:hAnsi="Times New Roman" w:cs="Times New Roman"/>
                                <w:noProof/>
                              </w:rPr>
                            </w:pPr>
                            <w:r>
                              <w:t xml:space="preserve">Figure </w:t>
                            </w:r>
                            <w:r w:rsidR="00E54839">
                              <w:fldChar w:fldCharType="begin"/>
                            </w:r>
                            <w:r w:rsidR="00E54839">
                              <w:instrText xml:space="preserve"> SEQ F</w:instrText>
                            </w:r>
                            <w:r w:rsidR="00E54839">
                              <w:instrText xml:space="preserve">igure \* ARABIC </w:instrText>
                            </w:r>
                            <w:r w:rsidR="00E54839">
                              <w:fldChar w:fldCharType="separate"/>
                            </w:r>
                            <w:r>
                              <w:rPr>
                                <w:noProof/>
                              </w:rPr>
                              <w:t>1</w:t>
                            </w:r>
                            <w:r w:rsidR="00E54839">
                              <w:rPr>
                                <w:noProof/>
                              </w:rPr>
                              <w:fldChar w:fldCharType="end"/>
                            </w:r>
                            <w:r>
                              <w:t>: Aaron Reiss' dollar van routes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type w14:anchorId="481146EC" id="_x0000_t202" coordsize="21600,21600" o:spt="202" path="m0,0l0,21600,21600,21600,21600,0xe">
                <v:stroke joinstyle="miter"/>
                <v:path gradientshapeok="t" o:connecttype="rect"/>
              </v:shapetype>
              <v:shape id="Text_x0020_Box_x0020_3" o:spid="_x0000_s1026" type="#_x0000_t202" style="position:absolute;margin-left:40.05pt;margin-top:350.25pt;width:375.3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" stroked="f">
                <v:textbox style="mso-fit-shape-to-text:t" inset="0,0,0,0">
                  <w:txbxContent>
                    <w:p w14:paraId="1F4E0819" w14:textId="1D4E5B70" w:rsidR="00EA68D6" w:rsidRPr="009E2968" w:rsidRDefault="00EA68D6" w:rsidP="00EA68D6">
                      <w:pPr>
                        <w:pStyle w:val="Caption"/>
                        <w:jc w:val="center"/>
                        <w:rPr>
                          <w:rFonts w:ascii="Times New Roman" w:hAnsi="Times New Roman" w:cs="Times New Roman"/>
                          <w:noProof/>
                        </w:rPr>
                      </w:pPr>
                      <w:r>
                        <w:t xml:space="preserve">Figure </w:t>
                      </w:r>
                      <w:fldSimple w:instr=" SEQ Figure \* ARABIC ">
                        <w:r>
                          <w:rPr>
                            <w:noProof/>
                          </w:rPr>
                          <w:t>1</w:t>
                        </w:r>
                      </w:fldSimple>
                      <w:r>
                        <w:t>: Aaron Reiss' dollar van routes</w:t>
                      </w:r>
                    </w:p>
                  </w:txbxContent>
                </v:textbox>
                <w10:wrap type="through"/>
              </v:shape>
            </w:pict>
          </mc:Fallback>
        </mc:AlternateContent>
      </w:r>
      <w:r w:rsidRPr="00CF7047">
        <w:rPr>
          <w:rFonts w:ascii="Times New Roman" w:hAnsi="Times New Roman" w:cs="Times New Roman"/>
          <w:noProof/>
        </w:rPr>
        <w:drawing>
          <wp:anchor distT="0" distB="0" distL="114300" distR="114300" simplePos="0" relativeHeight="251661312" behindDoc="0" locked="0" layoutInCell="1" allowOverlap="1" wp14:anchorId="3FB45465" wp14:editId="59FEE556">
            <wp:simplePos x="0" y="0"/>
            <wp:positionH relativeFrom="column">
              <wp:posOffset>508635</wp:posOffset>
            </wp:positionH>
            <wp:positionV relativeFrom="paragraph">
              <wp:posOffset>624205</wp:posOffset>
            </wp:positionV>
            <wp:extent cx="4767284" cy="4090900"/>
            <wp:effectExtent l="0" t="0" r="8255" b="0"/>
            <wp:wrapTopAndBottom/>
            <wp:docPr id="1" name="Picture 1" descr="New York’s rumored, very unofficial “dollar van” routes in on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York’s rumored, very unofficial “dollar van” routes in one m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7284" cy="40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BC4D3A" w:rsidRPr="008506D1">
        <w:rPr>
          <w:rFonts w:ascii="Times New Roman" w:hAnsi="Times New Roman" w:cs="Times New Roman"/>
        </w:rPr>
        <w:t>http://factfinder.census.gov/faces/tableservices/jsf/pages/productview.xhtml?pid=ACS_14_5YR_S0601&amp;prodType=table</w:t>
      </w:r>
    </w:p>
    <w:p w14:paraId="5BDF624F" w14:textId="6E75A778" w:rsidR="005F28F1" w:rsidRPr="00CF7047" w:rsidRDefault="005F28F1" w:rsidP="005F28F1">
      <w:pPr>
        <w:pStyle w:val="Heading2"/>
        <w:spacing w:after="120" w:line="480" w:lineRule="auto"/>
      </w:pPr>
      <w:r w:rsidRPr="00CF7047">
        <w:lastRenderedPageBreak/>
        <w:t>Current Dollar Van Routes</w:t>
      </w:r>
    </w:p>
    <w:p w14:paraId="78288DAE" w14:textId="34473CBD" w:rsidR="00EA68D6" w:rsidRDefault="005F28F1" w:rsidP="00EA68D6">
      <w:pPr>
        <w:spacing w:after="120" w:line="480" w:lineRule="auto"/>
        <w:ind w:firstLine="720"/>
        <w:rPr>
          <w:rFonts w:ascii="Times New Roman" w:hAnsi="Times New Roman" w:cs="Times New Roman"/>
        </w:rPr>
      </w:pPr>
      <w:r>
        <w:rPr>
          <w:rFonts w:ascii="Times New Roman" w:hAnsi="Times New Roman" w:cs="Times New Roman"/>
        </w:rPr>
        <w:t xml:space="preserve">The data on dollar van routes was </w:t>
      </w:r>
      <w:r w:rsidRPr="00CF7047">
        <w:rPr>
          <w:rFonts w:ascii="Times New Roman" w:hAnsi="Times New Roman" w:cs="Times New Roman"/>
        </w:rPr>
        <w:t>compiled by Aaron Reiss in 2014 by riding the vans and documenting their routes.  The authors of this report would like to extend our thanks to Aaron Reiss for consenting to be interviewed to provide background for this project.  His help proved invaluable</w:t>
      </w:r>
      <w:r>
        <w:rPr>
          <w:rFonts w:ascii="Times New Roman" w:hAnsi="Times New Roman" w:cs="Times New Roman"/>
        </w:rPr>
        <w:t>.</w:t>
      </w:r>
    </w:p>
    <w:p w14:paraId="2D33DF70" w14:textId="48BDE409" w:rsidR="00842EC4" w:rsidRDefault="00842EC4" w:rsidP="00D479A3">
      <w:pPr>
        <w:pStyle w:val="Heading2"/>
        <w:rPr>
          <w:ins w:id="6" w:author="docmario" w:date="2016-03-13T23:56:00Z"/>
        </w:rPr>
        <w:pPrChange w:id="7" w:author="docmario" w:date="2016-03-13T23:56:00Z">
          <w:pPr>
            <w:pStyle w:val="Heading1"/>
          </w:pPr>
        </w:pPrChange>
      </w:pPr>
      <w:r w:rsidRPr="00CF7047">
        <w:t>Dollar Van Ride</w:t>
      </w:r>
    </w:p>
    <w:p w14:paraId="37E1FE58" w14:textId="77777777" w:rsidR="00D479A3" w:rsidRPr="00D479A3" w:rsidRDefault="00D479A3" w:rsidP="00D479A3">
      <w:pPr>
        <w:rPr>
          <w:rPrChange w:id="8" w:author="docmario" w:date="2016-03-13T23:56:00Z">
            <w:rPr>
              <w:rFonts w:ascii="Times New Roman" w:hAnsi="Times New Roman" w:cs="Times New Roman"/>
            </w:rPr>
          </w:rPrChange>
        </w:rPr>
        <w:pPrChange w:id="9" w:author="docmario" w:date="2016-03-13T23:56:00Z">
          <w:pPr>
            <w:pStyle w:val="Heading1"/>
          </w:pPr>
        </w:pPrChange>
      </w:pPr>
    </w:p>
    <w:p w14:paraId="793FED56" w14:textId="515F2CB4" w:rsidR="008C5D77" w:rsidRPr="00077BA9" w:rsidRDefault="00077BA9" w:rsidP="00077BA9">
      <w:pPr>
        <w:spacing w:after="120" w:line="480" w:lineRule="auto"/>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01E55E51" wp14:editId="716D62E7">
                <wp:simplePos x="0" y="0"/>
                <wp:positionH relativeFrom="column">
                  <wp:posOffset>-65405</wp:posOffset>
                </wp:positionH>
                <wp:positionV relativeFrom="page">
                  <wp:posOffset>9146540</wp:posOffset>
                </wp:positionV>
                <wp:extent cx="5794375" cy="266700"/>
                <wp:effectExtent l="0" t="0" r="0" b="12700"/>
                <wp:wrapThrough wrapText="bothSides">
                  <wp:wrapPolygon edited="0">
                    <wp:start x="0" y="0"/>
                    <wp:lineTo x="0" y="20571"/>
                    <wp:lineTo x="21493" y="20571"/>
                    <wp:lineTo x="21493"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5794375" cy="266700"/>
                        </a:xfrm>
                        <a:prstGeom prst="rect">
                          <a:avLst/>
                        </a:prstGeom>
                        <a:solidFill>
                          <a:prstClr val="white"/>
                        </a:solidFill>
                        <a:ln>
                          <a:noFill/>
                        </a:ln>
                        <a:effectLst/>
                      </wps:spPr>
                      <wps:txbx>
                        <w:txbxContent>
                          <w:p w14:paraId="0C996FE0" w14:textId="12D3CE90" w:rsidR="00077BA9" w:rsidRPr="006B6F83" w:rsidRDefault="00077BA9" w:rsidP="00077BA9">
                            <w:pPr>
                              <w:pStyle w:val="Caption"/>
                              <w:jc w:val="center"/>
                              <w:rPr>
                                <w:rFonts w:ascii="Times New Roman" w:hAnsi="Times New Roman" w:cs="Times New Roman"/>
                                <w:noProof/>
                              </w:rPr>
                            </w:pPr>
                            <w:r>
                              <w:t xml:space="preserve">Figure </w:t>
                            </w:r>
                            <w:fldSimple w:instr=" SEQ Figure \* ARABIC ">
                              <w:r>
                                <w:rPr>
                                  <w:noProof/>
                                </w:rPr>
                                <w:t>2</w:t>
                              </w:r>
                            </w:fldSimple>
                            <w:r>
                              <w:t>: The backseat of a dollar van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01E55E51" id="Text_x0020_Box_x0020_2" o:spid="_x0000_s1027" type="#_x0000_t202" style="position:absolute;margin-left:-5.15pt;margin-top:720.2pt;width:456.25pt;height:21pt;z-index:2516602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" stroked="f">
                <v:textbox style="mso-fit-shape-to-text:t" inset="0,0,0,0">
                  <w:txbxContent>
                    <w:p w14:paraId="0C996FE0" w14:textId="12D3CE90" w:rsidR="00077BA9" w:rsidRPr="006B6F83" w:rsidRDefault="00077BA9" w:rsidP="00077BA9">
                      <w:pPr>
                        <w:pStyle w:val="Caption"/>
                        <w:jc w:val="center"/>
                        <w:rPr>
                          <w:rFonts w:ascii="Times New Roman" w:hAnsi="Times New Roman" w:cs="Times New Roman"/>
                          <w:noProof/>
                        </w:rPr>
                      </w:pPr>
                      <w:r>
                        <w:t xml:space="preserve">Figure </w:t>
                      </w:r>
                      <w:r w:rsidR="00CF67FE">
                        <w:fldChar w:fldCharType="begin"/>
                      </w:r>
                      <w:r w:rsidR="00CF67FE">
                        <w:instrText xml:space="preserve"> SEQ Figure \* ARABIC </w:instrText>
                      </w:r>
                      <w:r w:rsidR="00CF67FE">
                        <w:fldChar w:fldCharType="separate"/>
                      </w:r>
                      <w:r>
                        <w:rPr>
                          <w:noProof/>
                        </w:rPr>
                        <w:t>2</w:t>
                      </w:r>
                      <w:r w:rsidR="00CF67FE">
                        <w:rPr>
                          <w:noProof/>
                        </w:rPr>
                        <w:fldChar w:fldCharType="end"/>
                      </w:r>
                      <w:r>
                        <w:t>: The backseat of a dollar van</w:t>
                      </w:r>
                    </w:p>
                  </w:txbxContent>
                </v:textbox>
                <w10:wrap type="through" anchory="page"/>
              </v:shape>
            </w:pict>
          </mc:Fallback>
        </mc:AlternateContent>
      </w:r>
      <w:r w:rsidRPr="00CF7047">
        <w:rPr>
          <w:rFonts w:ascii="Times New Roman" w:hAnsi="Times New Roman" w:cs="Times New Roman"/>
          <w:noProof/>
        </w:rPr>
        <w:drawing>
          <wp:anchor distT="0" distB="0" distL="114300" distR="114300" simplePos="0" relativeHeight="251658240" behindDoc="0" locked="0" layoutInCell="1" allowOverlap="1" wp14:anchorId="6B1C9A59" wp14:editId="5FEF7122">
            <wp:simplePos x="0" y="0"/>
            <wp:positionH relativeFrom="column">
              <wp:posOffset>-65274</wp:posOffset>
            </wp:positionH>
            <wp:positionV relativeFrom="paragraph">
              <wp:posOffset>3401616</wp:posOffset>
            </wp:positionV>
            <wp:extent cx="5794375" cy="43459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60225_10181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4375" cy="4345940"/>
                    </a:xfrm>
                    <a:prstGeom prst="rect">
                      <a:avLst/>
                    </a:prstGeom>
                  </pic:spPr>
                </pic:pic>
              </a:graphicData>
            </a:graphic>
            <wp14:sizeRelH relativeFrom="page">
              <wp14:pctWidth>0</wp14:pctWidth>
            </wp14:sizeRelH>
            <wp14:sizeRelV relativeFrom="page">
              <wp14:pctHeight>0</wp14:pctHeight>
            </wp14:sizeRelV>
          </wp:anchor>
        </w:drawing>
      </w:r>
      <w:r w:rsidR="004F1C24">
        <w:rPr>
          <w:rFonts w:ascii="Times New Roman" w:hAnsi="Times New Roman" w:cs="Times New Roman"/>
        </w:rPr>
        <w:tab/>
      </w:r>
      <w:r w:rsidR="00842EC4" w:rsidRPr="00CF7047">
        <w:rPr>
          <w:rFonts w:ascii="Times New Roman" w:hAnsi="Times New Roman" w:cs="Times New Roman"/>
        </w:rPr>
        <w:t xml:space="preserve">On Feb 25, 2016 Jeremy Neiman and Jiheng Huang took a dollar van ride to Sunset Park, Brooklyn from Chinatown, Manhattan to </w:t>
      </w:r>
      <w:r w:rsidR="00855A37">
        <w:rPr>
          <w:rFonts w:ascii="Times New Roman" w:hAnsi="Times New Roman" w:cs="Times New Roman"/>
        </w:rPr>
        <w:t>get firsth</w:t>
      </w:r>
      <w:r w:rsidR="00875B37">
        <w:rPr>
          <w:rFonts w:ascii="Times New Roman" w:hAnsi="Times New Roman" w:cs="Times New Roman"/>
        </w:rPr>
        <w:t xml:space="preserve">and experience with dollar vans.  </w:t>
      </w:r>
      <w:r w:rsidR="00842EC4" w:rsidRPr="00CF7047">
        <w:rPr>
          <w:rFonts w:ascii="Times New Roman" w:hAnsi="Times New Roman" w:cs="Times New Roman"/>
        </w:rPr>
        <w:t xml:space="preserve">From interviews with passengers during the ride, they found that one of the reasons that passengers choose dollar van is to save time as it is quicker to get to home in Brooklyn than taking the </w:t>
      </w:r>
      <w:r w:rsidR="00842EC4" w:rsidRPr="00CF7047">
        <w:rPr>
          <w:rFonts w:ascii="Times New Roman" w:hAnsi="Times New Roman" w:cs="Times New Roman"/>
        </w:rPr>
        <w:lastRenderedPageBreak/>
        <w:t>subway during off-peak hours.  The dollar van followed its designated route and drops people along 7th Avenue and 9th Avenue in the Sunset Park neighborhood of Brooklyn.  The driver told Jiheng, in Chinese, that it is not allowed to drive on 8th Avenue due to high traffic volume on that street’s commercial district.   The dollar van driver also talked about current city regulation regarding safety.  The company he is working for has a fleet that is examined</w:t>
      </w:r>
      <w:r>
        <w:rPr>
          <w:rFonts w:ascii="Times New Roman" w:hAnsi="Times New Roman" w:cs="Times New Roman"/>
        </w:rPr>
        <w:t xml:space="preserve"> </w:t>
      </w:r>
      <w:r w:rsidR="00842EC4" w:rsidRPr="00CF7047">
        <w:rPr>
          <w:rFonts w:ascii="Times New Roman" w:hAnsi="Times New Roman" w:cs="Times New Roman"/>
        </w:rPr>
        <w:t xml:space="preserve">regularly by </w:t>
      </w:r>
      <w:del w:id="10" w:author="docmario" w:date="2016-03-13T23:57:00Z">
        <w:r w:rsidR="00842EC4" w:rsidRPr="00CF7047" w:rsidDel="004F7922">
          <w:rPr>
            <w:rFonts w:ascii="Times New Roman" w:hAnsi="Times New Roman" w:cs="Times New Roman"/>
          </w:rPr>
          <w:delText>NY</w:delText>
        </w:r>
      </w:del>
      <w:r w:rsidR="00842EC4" w:rsidRPr="00CF7047">
        <w:rPr>
          <w:rFonts w:ascii="Times New Roman" w:hAnsi="Times New Roman" w:cs="Times New Roman"/>
        </w:rPr>
        <w:t>DOT.  The City routinely checks the number of seats installed and the van’s insurance status.</w:t>
      </w:r>
      <w:r w:rsidRPr="00077BA9">
        <w:rPr>
          <w:rFonts w:ascii="Times New Roman" w:hAnsi="Times New Roman" w:cs="Times New Roman"/>
          <w:noProof/>
        </w:rPr>
        <w:t xml:space="preserve"> </w:t>
      </w:r>
    </w:p>
    <w:p w14:paraId="03759256" w14:textId="254B3325" w:rsidR="00512127" w:rsidRPr="00DA7959" w:rsidRDefault="00512127" w:rsidP="00077BA9">
      <w:pPr>
        <w:pStyle w:val="Heading2"/>
        <w:spacing w:after="120" w:line="480" w:lineRule="auto"/>
      </w:pPr>
      <w:r w:rsidRPr="00CF7047">
        <w:t xml:space="preserve">Geographic Information Systems Analysis </w:t>
      </w:r>
    </w:p>
    <w:p w14:paraId="2F843F07" w14:textId="2210140E" w:rsidR="008C5D77" w:rsidRPr="00CF7047" w:rsidRDefault="00DA4A24" w:rsidP="008506D1">
      <w:pPr>
        <w:spacing w:after="120" w:line="480" w:lineRule="auto"/>
        <w:ind w:firstLine="720"/>
        <w:rPr>
          <w:rFonts w:ascii="Times New Roman" w:hAnsi="Times New Roman" w:cs="Times New Roman"/>
        </w:rPr>
      </w:pPr>
      <w:r w:rsidRPr="00CF7047">
        <w:rPr>
          <w:rFonts w:ascii="Times New Roman" w:hAnsi="Times New Roman" w:cs="Times New Roman"/>
        </w:rPr>
        <w:t>A</w:t>
      </w:r>
      <w:r w:rsidR="002A1287" w:rsidRPr="00CF7047">
        <w:rPr>
          <w:rFonts w:ascii="Times New Roman" w:hAnsi="Times New Roman" w:cs="Times New Roman"/>
        </w:rPr>
        <w:t>a</w:t>
      </w:r>
      <w:r w:rsidR="008C5D77" w:rsidRPr="00CF7047">
        <w:rPr>
          <w:rFonts w:ascii="Times New Roman" w:hAnsi="Times New Roman" w:cs="Times New Roman"/>
        </w:rPr>
        <w:t>ron Reiss provided this project with detailed GPS coordinates of routes of various dollar vans throughout the Tri-State Area.  These routes were personally ridden by Mr. Reiss and represent some of the best data available in a data poor domain.   It</w:t>
      </w:r>
      <w:ins w:id="11" w:author="docmario" w:date="2016-03-13T23:57:00Z">
        <w:r w:rsidR="00F549EC">
          <w:rPr>
            <w:rFonts w:ascii="Times New Roman" w:hAnsi="Times New Roman" w:cs="Times New Roman"/>
          </w:rPr>
          <w:t>’</w:t>
        </w:r>
      </w:ins>
      <w:r w:rsidR="008C5D77" w:rsidRPr="00CF7047">
        <w:rPr>
          <w:rFonts w:ascii="Times New Roman" w:hAnsi="Times New Roman" w:cs="Times New Roman"/>
        </w:rPr>
        <w:t>s important to note that Mr. Reiss’s lines do no</w:t>
      </w:r>
      <w:ins w:id="12" w:author="docmario" w:date="2016-03-13T23:57:00Z">
        <w:r w:rsidR="00F549EC">
          <w:rPr>
            <w:rFonts w:ascii="Times New Roman" w:hAnsi="Times New Roman" w:cs="Times New Roman"/>
          </w:rPr>
          <w:t>t</w:t>
        </w:r>
      </w:ins>
      <w:r w:rsidR="008C5D77" w:rsidRPr="00CF7047">
        <w:rPr>
          <w:rFonts w:ascii="Times New Roman" w:hAnsi="Times New Roman" w:cs="Times New Roman"/>
        </w:rPr>
        <w:t xml:space="preserve"> represent all the dollar vans in New York City.  By their very nature, dollar vans are informal and their existence is spread only via word of mouth.  There is strong anecdotal evidence that several of New York’s more insulated communities, Orthodox Jews </w:t>
      </w:r>
      <w:r w:rsidR="00512127" w:rsidRPr="00CF7047">
        <w:rPr>
          <w:rFonts w:ascii="Times New Roman" w:hAnsi="Times New Roman" w:cs="Times New Roman"/>
        </w:rPr>
        <w:t>for example</w:t>
      </w:r>
      <w:r w:rsidR="008C5D77" w:rsidRPr="00CF7047">
        <w:rPr>
          <w:rFonts w:ascii="Times New Roman" w:hAnsi="Times New Roman" w:cs="Times New Roman"/>
        </w:rPr>
        <w:t xml:space="preserve">, use dollar vans that were not captured in this study.  </w:t>
      </w:r>
    </w:p>
    <w:p w14:paraId="71B2E5A0" w14:textId="41557991" w:rsidR="008C5D77" w:rsidRPr="00CF7047" w:rsidRDefault="008C5D77" w:rsidP="008506D1">
      <w:pPr>
        <w:spacing w:after="120" w:line="480" w:lineRule="auto"/>
        <w:ind w:firstLine="720"/>
        <w:rPr>
          <w:rFonts w:ascii="Times New Roman" w:hAnsi="Times New Roman" w:cs="Times New Roman"/>
        </w:rPr>
      </w:pPr>
      <w:r w:rsidRPr="00CF7047">
        <w:rPr>
          <w:rFonts w:ascii="Times New Roman" w:hAnsi="Times New Roman" w:cs="Times New Roman"/>
        </w:rPr>
        <w:t xml:space="preserve">Of the lines that Mr. Reiss provided, only those completely within the borders of New York City were used.  This excludes a large number of lines that originate in New Jersey and on suburban Long Island.  Three major routes were examined.  The first consisted of a route connecting Chinatowns in Elmwood, Queens, Flushing, Queens, and Sunset Park, Brooklyn with Chinatown in Manhattan.  Another connected Downtown Brooklyn with </w:t>
      </w:r>
      <w:r w:rsidR="00512127" w:rsidRPr="00CF7047">
        <w:rPr>
          <w:rFonts w:ascii="Times New Roman" w:hAnsi="Times New Roman" w:cs="Times New Roman"/>
        </w:rPr>
        <w:t xml:space="preserve">predominantly </w:t>
      </w:r>
      <w:r w:rsidRPr="00CF7047">
        <w:rPr>
          <w:rFonts w:ascii="Times New Roman" w:hAnsi="Times New Roman" w:cs="Times New Roman"/>
        </w:rPr>
        <w:t xml:space="preserve">Caribbean neighborhoods in South Brooklyn along Flatbush Avenue. </w:t>
      </w:r>
      <w:r w:rsidR="00512127" w:rsidRPr="00CF7047">
        <w:rPr>
          <w:rFonts w:ascii="Times New Roman" w:hAnsi="Times New Roman" w:cs="Times New Roman"/>
        </w:rPr>
        <w:t xml:space="preserve"> </w:t>
      </w:r>
      <w:r w:rsidRPr="00CF7047">
        <w:rPr>
          <w:rFonts w:ascii="Times New Roman" w:hAnsi="Times New Roman" w:cs="Times New Roman"/>
        </w:rPr>
        <w:t>Finally, a network of van lines that connect far Eastern Queens and the Rockaways with Jamaica Station, a transit hub in Queens, were examined.</w:t>
      </w:r>
    </w:p>
    <w:p w14:paraId="25062B7A" w14:textId="07257643" w:rsidR="008C5D77" w:rsidRPr="00CF7047" w:rsidRDefault="008C5D77" w:rsidP="008506D1">
      <w:pPr>
        <w:spacing w:after="120" w:line="480" w:lineRule="auto"/>
        <w:ind w:firstLine="720"/>
        <w:rPr>
          <w:rFonts w:ascii="Times New Roman" w:hAnsi="Times New Roman" w:cs="Times New Roman"/>
        </w:rPr>
      </w:pPr>
      <w:r w:rsidRPr="00CF7047">
        <w:rPr>
          <w:rFonts w:ascii="Times New Roman" w:hAnsi="Times New Roman" w:cs="Times New Roman"/>
        </w:rPr>
        <w:lastRenderedPageBreak/>
        <w:t>For each line, origins and destinations were identified.  Destinations were determined as places where people reported wanting to get off vans that were not their homes.  These places included transfer points to more formal transportation, such as Jamaica Station, or commercial centers like Downtown Brooklyn.  Chinatowns were considered both origins and destinations. Destinations were identified as points surrounded by a half-mile buffer. All census tracts contained within this buffer were flagged as a destination tract.   Similarly, origins consisted of streets where dollar vans could reasonably pick up and/or drop off passengers.  For the purposes of this study these areas were considered to be all areas within a half mile of the dollar van route that was not a grade separated expressway.  All tracts within this buffer were flagged as origin tracts.</w:t>
      </w:r>
    </w:p>
    <w:p w14:paraId="792DA533" w14:textId="43369FDD" w:rsidR="008C5D77" w:rsidRPr="00CF7047" w:rsidRDefault="008C5D77" w:rsidP="008506D1">
      <w:pPr>
        <w:spacing w:after="120" w:line="480" w:lineRule="auto"/>
        <w:ind w:firstLine="720"/>
        <w:rPr>
          <w:rFonts w:ascii="Times New Roman" w:hAnsi="Times New Roman" w:cs="Times New Roman"/>
        </w:rPr>
      </w:pPr>
      <w:r w:rsidRPr="00CF7047">
        <w:rPr>
          <w:rFonts w:ascii="Times New Roman" w:hAnsi="Times New Roman" w:cs="Times New Roman"/>
        </w:rPr>
        <w:t>These areas were then overlaid on top of 2014 census tracts for New York City.  The results are census tracts that are endowed with the properties of either being a dollar van origin, a dollar van destination, both, or none.  The resulting map of dollar van origins and destinations shows the areas of heavy dollar van use in New York.</w:t>
      </w:r>
    </w:p>
    <w:p w14:paraId="67277B47" w14:textId="77777777" w:rsidR="00BC4D3A" w:rsidRPr="00CF7047" w:rsidRDefault="00BC4D3A" w:rsidP="00077BA9">
      <w:pPr>
        <w:pStyle w:val="Heading2"/>
        <w:spacing w:after="120" w:line="480" w:lineRule="auto"/>
      </w:pPr>
      <w:r w:rsidRPr="00CF7047">
        <w:t>Commute Time Data</w:t>
      </w:r>
    </w:p>
    <w:p w14:paraId="5BE6E809" w14:textId="242D8B87" w:rsidR="00BC4D3A" w:rsidRPr="00CF7047" w:rsidRDefault="00842EC4" w:rsidP="008506D1">
      <w:pPr>
        <w:spacing w:after="120" w:line="480" w:lineRule="auto"/>
        <w:ind w:firstLine="720"/>
        <w:rPr>
          <w:rFonts w:ascii="Times New Roman" w:hAnsi="Times New Roman" w:cs="Times New Roman"/>
        </w:rPr>
      </w:pPr>
      <w:r w:rsidRPr="00CF7047">
        <w:rPr>
          <w:rFonts w:ascii="Times New Roman" w:hAnsi="Times New Roman" w:cs="Times New Roman"/>
        </w:rPr>
        <w:t>C</w:t>
      </w:r>
      <w:r w:rsidR="00BC4D3A" w:rsidRPr="00CF7047">
        <w:rPr>
          <w:rFonts w:ascii="Times New Roman" w:hAnsi="Times New Roman" w:cs="Times New Roman"/>
        </w:rPr>
        <w:t xml:space="preserve">ommute time data was created by using Open Trip Planner, New York City transportation network data and </w:t>
      </w:r>
      <w:r w:rsidR="00077BA9">
        <w:rPr>
          <w:rFonts w:ascii="Times New Roman" w:hAnsi="Times New Roman" w:cs="Times New Roman"/>
        </w:rPr>
        <w:t>LODES</w:t>
      </w:r>
      <w:r w:rsidR="00BC4D3A" w:rsidRPr="00CF7047">
        <w:rPr>
          <w:rFonts w:ascii="Times New Roman" w:hAnsi="Times New Roman" w:cs="Times New Roman"/>
        </w:rPr>
        <w:t xml:space="preserve"> data.  Open Trip Planner is an open source project which can calculate travel times between two points for a variety of modes.  It was configured with GTFS data for New York City buses, subways, railroad and ferries as well as road network data from Open Street Maps.  Once configured, the public transit commute time between the center of each census tract in New York City was calculated.</w:t>
      </w:r>
    </w:p>
    <w:p w14:paraId="44607C9B" w14:textId="77777777" w:rsidR="004156B6" w:rsidRPr="00CF7047" w:rsidRDefault="00BC4D3A" w:rsidP="008506D1">
      <w:pPr>
        <w:spacing w:after="120" w:line="480" w:lineRule="auto"/>
        <w:ind w:firstLine="720"/>
        <w:rPr>
          <w:rFonts w:ascii="Times New Roman" w:hAnsi="Times New Roman" w:cs="Times New Roman"/>
        </w:rPr>
      </w:pPr>
      <w:r w:rsidRPr="00CF7047">
        <w:rPr>
          <w:rFonts w:ascii="Times New Roman" w:hAnsi="Times New Roman" w:cs="Times New Roman"/>
        </w:rPr>
        <w:lastRenderedPageBreak/>
        <w:t>Next, LODES data was used to calculate a single weighted average commute time for each census tract, X, by multiplying the commute time between X and every other census tract, Y, by the number of commuters who commute between X and Y, then divided by the total number of workers who live in X.  This metric takes into account the level of transit service as well as the proximity to jobs.</w:t>
      </w:r>
    </w:p>
    <w:p w14:paraId="43DD27AC" w14:textId="6E09F62A" w:rsidR="004156B6" w:rsidRPr="00CF7047" w:rsidRDefault="00D02423" w:rsidP="00077BA9">
      <w:pPr>
        <w:pStyle w:val="Heading1"/>
        <w:spacing w:after="120" w:line="480" w:lineRule="auto"/>
        <w:rPr>
          <w:rFonts w:ascii="Times New Roman" w:hAnsi="Times New Roman" w:cs="Times New Roman"/>
        </w:rPr>
      </w:pPr>
      <w:r>
        <w:rPr>
          <w:rFonts w:ascii="Times New Roman" w:hAnsi="Times New Roman" w:cs="Times New Roman"/>
        </w:rPr>
        <w:t>Methodology</w:t>
      </w:r>
    </w:p>
    <w:p w14:paraId="1647C735" w14:textId="65656F0D" w:rsidR="008E0F8B" w:rsidRPr="00CF7047" w:rsidRDefault="004156B6" w:rsidP="00077BA9">
      <w:pPr>
        <w:pStyle w:val="Heading2"/>
        <w:spacing w:after="120" w:line="480" w:lineRule="auto"/>
      </w:pPr>
      <w:r w:rsidRPr="00CF7047">
        <w:t>Suppor</w:t>
      </w:r>
      <w:r w:rsidR="00D552F2">
        <w:t>t Vector Machines Feature Selection</w:t>
      </w:r>
    </w:p>
    <w:p w14:paraId="761BB80D" w14:textId="51B253B4" w:rsidR="004156B6" w:rsidRPr="00CF7047" w:rsidRDefault="004156B6" w:rsidP="008506D1">
      <w:pPr>
        <w:spacing w:after="120" w:line="480" w:lineRule="auto"/>
        <w:ind w:firstLine="720"/>
        <w:rPr>
          <w:rFonts w:ascii="Times New Roman" w:hAnsi="Times New Roman" w:cs="Times New Roman"/>
        </w:rPr>
      </w:pPr>
      <w:r w:rsidRPr="00CF7047">
        <w:rPr>
          <w:rFonts w:ascii="Times New Roman" w:hAnsi="Times New Roman" w:cs="Times New Roman"/>
        </w:rPr>
        <w:t>A machine learning technique know</w:t>
      </w:r>
      <w:ins w:id="13" w:author="docmario" w:date="2016-03-13T23:57:00Z">
        <w:r w:rsidR="00F549EC">
          <w:rPr>
            <w:rFonts w:ascii="Times New Roman" w:hAnsi="Times New Roman" w:cs="Times New Roman"/>
          </w:rPr>
          <w:t>n</w:t>
        </w:r>
      </w:ins>
      <w:r w:rsidRPr="00CF7047">
        <w:rPr>
          <w:rFonts w:ascii="Times New Roman" w:hAnsi="Times New Roman" w:cs="Times New Roman"/>
        </w:rPr>
        <w:t xml:space="preserve"> as Support Vector Machines</w:t>
      </w:r>
      <w:r w:rsidR="00C71CC8" w:rsidRPr="00CF7047">
        <w:rPr>
          <w:rFonts w:ascii="Times New Roman" w:hAnsi="Times New Roman" w:cs="Times New Roman"/>
        </w:rPr>
        <w:t xml:space="preserve"> (SVM)</w:t>
      </w:r>
      <w:r w:rsidRPr="00CF7047">
        <w:rPr>
          <w:rFonts w:ascii="Times New Roman" w:hAnsi="Times New Roman" w:cs="Times New Roman"/>
        </w:rPr>
        <w:t xml:space="preserve"> was used to identify the most salient demographic </w:t>
      </w:r>
      <w:r w:rsidR="00C71CC8" w:rsidRPr="00CF7047">
        <w:rPr>
          <w:rFonts w:ascii="Times New Roman" w:hAnsi="Times New Roman" w:cs="Times New Roman"/>
        </w:rPr>
        <w:t>variables that correlate with the location of dollar van origins and destinations.  In multidimensional space, SVM creates a boundary between data points.  If a data point falls on the wrong side a boundary, a loss is imposed proportional to the distance between that miscategorized point and the boundary.  Minimizing this loss yields an optimal boundary line.  He</w:t>
      </w:r>
      <w:r w:rsidR="00077BA9">
        <w:rPr>
          <w:rFonts w:ascii="Times New Roman" w:hAnsi="Times New Roman" w:cs="Times New Roman"/>
        </w:rPr>
        <w:t xml:space="preserve">re, our boundary line delimits a tract containing a dollar van from </w:t>
      </w:r>
      <w:r w:rsidR="00C71CC8" w:rsidRPr="00CF7047">
        <w:rPr>
          <w:rFonts w:ascii="Times New Roman" w:hAnsi="Times New Roman" w:cs="Times New Roman"/>
        </w:rPr>
        <w:t xml:space="preserve">a tract </w:t>
      </w:r>
      <w:r w:rsidR="00077BA9">
        <w:rPr>
          <w:rFonts w:ascii="Times New Roman" w:hAnsi="Times New Roman" w:cs="Times New Roman"/>
        </w:rPr>
        <w:t>without a dollar van</w:t>
      </w:r>
      <w:r w:rsidR="00C71CC8" w:rsidRPr="00CF7047">
        <w:rPr>
          <w:rFonts w:ascii="Times New Roman" w:hAnsi="Times New Roman" w:cs="Times New Roman"/>
        </w:rPr>
        <w:t xml:space="preserve"> and our data points are all our demographic data.  The minimization process yields what data points contribute most </w:t>
      </w:r>
      <w:r w:rsidR="00785FC7" w:rsidRPr="00CF7047">
        <w:rPr>
          <w:rFonts w:ascii="Times New Roman" w:hAnsi="Times New Roman" w:cs="Times New Roman"/>
        </w:rPr>
        <w:t xml:space="preserve">to </w:t>
      </w:r>
      <w:r w:rsidR="00C71CC8" w:rsidRPr="00CF7047">
        <w:rPr>
          <w:rFonts w:ascii="Times New Roman" w:hAnsi="Times New Roman" w:cs="Times New Roman"/>
        </w:rPr>
        <w:t xml:space="preserve">this boundary.  </w:t>
      </w:r>
      <w:r w:rsidR="00587953" w:rsidRPr="00CF7047">
        <w:rPr>
          <w:rFonts w:ascii="Times New Roman" w:hAnsi="Times New Roman" w:cs="Times New Roman"/>
        </w:rPr>
        <w:t>These data points can be taken to be the defining characteristics, amongst the variables considered, of the neighborhoods that support dollar vans.</w:t>
      </w:r>
    </w:p>
    <w:p w14:paraId="2AB9DD70" w14:textId="50F5EB02" w:rsidR="00DA7959" w:rsidRDefault="00DA7959" w:rsidP="00077BA9">
      <w:pPr>
        <w:pStyle w:val="Caption"/>
        <w:keepNext/>
        <w:spacing w:after="120" w:line="480" w:lineRule="auto"/>
        <w:jc w:val="center"/>
      </w:pPr>
      <w:r>
        <w:lastRenderedPageBreak/>
        <w:t xml:space="preserve">Table </w:t>
      </w:r>
      <w:fldSimple w:instr=" SEQ Table \* ARABIC ">
        <w:r>
          <w:rPr>
            <w:noProof/>
          </w:rPr>
          <w:t>1</w:t>
        </w:r>
      </w:fldSimple>
      <w:r>
        <w:t>: Most Salient Features of dollar van origins</w:t>
      </w:r>
    </w:p>
    <w:p w14:paraId="2D00A1B9" w14:textId="0B646389" w:rsidR="00785FC7" w:rsidRPr="00DA7959" w:rsidRDefault="00785FC7" w:rsidP="00077BA9">
      <w:pPr>
        <w:spacing w:after="120" w:line="480" w:lineRule="auto"/>
        <w:jc w:val="center"/>
        <w:rPr>
          <w:rFonts w:ascii="Times New Roman" w:hAnsi="Times New Roman" w:cs="Times New Roman"/>
        </w:rPr>
      </w:pPr>
      <w:r w:rsidRPr="00CF7047">
        <w:rPr>
          <w:rFonts w:ascii="Times New Roman" w:hAnsi="Times New Roman" w:cs="Times New Roman"/>
          <w:noProof/>
        </w:rPr>
        <w:drawing>
          <wp:inline distT="0" distB="0" distL="0" distR="0" wp14:anchorId="60600D87" wp14:editId="5FF3F01F">
            <wp:extent cx="5943600" cy="220370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03704"/>
                    </a:xfrm>
                    <a:prstGeom prst="rect">
                      <a:avLst/>
                    </a:prstGeom>
                    <a:noFill/>
                    <a:ln>
                      <a:noFill/>
                    </a:ln>
                  </pic:spPr>
                </pic:pic>
              </a:graphicData>
            </a:graphic>
          </wp:inline>
        </w:drawing>
      </w:r>
    </w:p>
    <w:p w14:paraId="7E5D6B5A" w14:textId="38E09D89" w:rsidR="00DA7959" w:rsidRDefault="00DA7959" w:rsidP="00077BA9">
      <w:pPr>
        <w:pStyle w:val="Caption"/>
        <w:keepNext/>
        <w:spacing w:after="120" w:line="480" w:lineRule="auto"/>
        <w:jc w:val="center"/>
      </w:pPr>
      <w:r>
        <w:t xml:space="preserve">Table </w:t>
      </w:r>
      <w:fldSimple w:instr=" SEQ Table \* ARABIC ">
        <w:r>
          <w:rPr>
            <w:noProof/>
          </w:rPr>
          <w:t>2</w:t>
        </w:r>
      </w:fldSimple>
      <w:r>
        <w:t>: Most salient features of dollar van destinations</w:t>
      </w:r>
    </w:p>
    <w:p w14:paraId="34FCD3CA" w14:textId="1C08745A" w:rsidR="00587953" w:rsidRPr="00DA7959" w:rsidRDefault="00785FC7" w:rsidP="00077BA9">
      <w:pPr>
        <w:spacing w:after="120" w:line="480" w:lineRule="auto"/>
        <w:rPr>
          <w:rFonts w:ascii="Times New Roman" w:hAnsi="Times New Roman" w:cs="Times New Roman"/>
          <w:b/>
        </w:rPr>
      </w:pPr>
      <w:r w:rsidRPr="00CF7047">
        <w:rPr>
          <w:rFonts w:ascii="Times New Roman" w:hAnsi="Times New Roman" w:cs="Times New Roman"/>
          <w:b/>
          <w:noProof/>
        </w:rPr>
        <w:drawing>
          <wp:inline distT="0" distB="0" distL="0" distR="0" wp14:anchorId="2C4FCDAC" wp14:editId="0C92155B">
            <wp:extent cx="5943600" cy="2724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24912"/>
                    </a:xfrm>
                    <a:prstGeom prst="rect">
                      <a:avLst/>
                    </a:prstGeom>
                    <a:noFill/>
                    <a:ln>
                      <a:noFill/>
                    </a:ln>
                  </pic:spPr>
                </pic:pic>
              </a:graphicData>
            </a:graphic>
          </wp:inline>
        </w:drawing>
      </w:r>
    </w:p>
    <w:p w14:paraId="1068A175" w14:textId="05878712" w:rsidR="002B742C" w:rsidRPr="00CF7047" w:rsidRDefault="00785FC7" w:rsidP="00077BA9">
      <w:pPr>
        <w:spacing w:after="120" w:line="480" w:lineRule="auto"/>
        <w:rPr>
          <w:rFonts w:ascii="Times New Roman" w:hAnsi="Times New Roman" w:cs="Times New Roman"/>
        </w:rPr>
      </w:pPr>
      <w:r w:rsidRPr="00CF7047">
        <w:rPr>
          <w:rFonts w:ascii="Times New Roman" w:hAnsi="Times New Roman" w:cs="Times New Roman"/>
        </w:rPr>
        <w:t xml:space="preserve">The two tables above show the variables that most correlate to a census tract containing that dollar van origin or destination.  The ‘NYC Percentile Rank’ is the relative value of that variable ranked against others in New York City.  For example, based on the variables included in our study, the Jamaica Station </w:t>
      </w:r>
      <w:r w:rsidR="002B742C" w:rsidRPr="00CF7047">
        <w:rPr>
          <w:rFonts w:ascii="Times New Roman" w:hAnsi="Times New Roman" w:cs="Times New Roman"/>
        </w:rPr>
        <w:t>destination tracts are</w:t>
      </w:r>
      <w:r w:rsidRPr="00CF7047">
        <w:rPr>
          <w:rFonts w:ascii="Times New Roman" w:hAnsi="Times New Roman" w:cs="Times New Roman"/>
        </w:rPr>
        <w:t xml:space="preserve"> most characterized by </w:t>
      </w:r>
      <w:r w:rsidR="002B742C" w:rsidRPr="00CF7047">
        <w:rPr>
          <w:rFonts w:ascii="Times New Roman" w:hAnsi="Times New Roman" w:cs="Times New Roman"/>
        </w:rPr>
        <w:t>average populations, very high nonwhite populations, very high non-English speaking populations, relatively high wage</w:t>
      </w:r>
      <w:r w:rsidR="00587953" w:rsidRPr="00CF7047">
        <w:rPr>
          <w:rFonts w:ascii="Times New Roman" w:hAnsi="Times New Roman" w:cs="Times New Roman"/>
        </w:rPr>
        <w:t>s</w:t>
      </w:r>
      <w:r w:rsidR="002B742C" w:rsidRPr="00CF7047">
        <w:rPr>
          <w:rFonts w:ascii="Times New Roman" w:hAnsi="Times New Roman" w:cs="Times New Roman"/>
        </w:rPr>
        <w:t xml:space="preserve"> and very low foreign born tracts.</w:t>
      </w:r>
    </w:p>
    <w:p w14:paraId="10B79800" w14:textId="14424C99" w:rsidR="00CF7047" w:rsidRPr="00CF7047" w:rsidRDefault="002B742C" w:rsidP="008506D1">
      <w:pPr>
        <w:spacing w:after="120" w:line="480" w:lineRule="auto"/>
        <w:ind w:firstLine="720"/>
        <w:rPr>
          <w:rFonts w:ascii="Times New Roman" w:hAnsi="Times New Roman" w:cs="Times New Roman"/>
          <w:b/>
        </w:rPr>
      </w:pPr>
      <w:r w:rsidRPr="00CF7047">
        <w:rPr>
          <w:rFonts w:ascii="Times New Roman" w:hAnsi="Times New Roman" w:cs="Times New Roman"/>
        </w:rPr>
        <w:lastRenderedPageBreak/>
        <w:t>It is worthy of note that the Chinatown route did not have distinct origins and destinations.  Each tract was both a</w:t>
      </w:r>
      <w:r w:rsidR="00DA7959">
        <w:rPr>
          <w:rFonts w:ascii="Times New Roman" w:hAnsi="Times New Roman" w:cs="Times New Roman"/>
        </w:rPr>
        <w:t>n</w:t>
      </w:r>
      <w:r w:rsidRPr="00CF7047">
        <w:rPr>
          <w:rFonts w:ascii="Times New Roman" w:hAnsi="Times New Roman" w:cs="Times New Roman"/>
        </w:rPr>
        <w:t xml:space="preserve"> origin and destination.  Therefore, their origin/desti</w:t>
      </w:r>
      <w:r w:rsidR="00587953" w:rsidRPr="00CF7047">
        <w:rPr>
          <w:rFonts w:ascii="Times New Roman" w:hAnsi="Times New Roman" w:cs="Times New Roman"/>
        </w:rPr>
        <w:t>nation features are identical.</w:t>
      </w:r>
    </w:p>
    <w:p w14:paraId="70161EB1" w14:textId="6E4EEE78" w:rsidR="008E0F8B" w:rsidRPr="00CF7047" w:rsidRDefault="008E0F8B" w:rsidP="00077BA9">
      <w:pPr>
        <w:pStyle w:val="Heading2"/>
        <w:spacing w:after="120" w:line="480" w:lineRule="auto"/>
      </w:pPr>
      <w:r w:rsidRPr="00CF7047">
        <w:t>City-wide Predictive Model</w:t>
      </w:r>
    </w:p>
    <w:p w14:paraId="0B767E8C" w14:textId="651F73D1" w:rsidR="008E0F8B" w:rsidRPr="00CF7047" w:rsidRDefault="008E0F8B" w:rsidP="008506D1">
      <w:pPr>
        <w:spacing w:after="120" w:line="480" w:lineRule="auto"/>
        <w:ind w:firstLine="720"/>
        <w:rPr>
          <w:rFonts w:ascii="Times New Roman" w:hAnsi="Times New Roman" w:cs="Times New Roman"/>
        </w:rPr>
      </w:pPr>
      <w:r w:rsidRPr="00CF7047">
        <w:rPr>
          <w:rFonts w:ascii="Times New Roman" w:hAnsi="Times New Roman" w:cs="Times New Roman"/>
        </w:rPr>
        <w:t>A predictive model using support vector machines was used to learn how to classify dollar van origins and destinations.  The algorithm was provided tract level commute time, demographic data, and jobs data, as inputs.  It output a flag indicating whether the tract was either an origin or destination for dollar vans.  We divided the 2160 census tracts in New York City into a 66% training and 33% test set.</w:t>
      </w:r>
    </w:p>
    <w:p w14:paraId="755DE036" w14:textId="625F1C88" w:rsidR="00842EC4" w:rsidRPr="00CF7047" w:rsidRDefault="008E0F8B" w:rsidP="008506D1">
      <w:pPr>
        <w:spacing w:after="120" w:line="480" w:lineRule="auto"/>
        <w:ind w:firstLine="720"/>
        <w:rPr>
          <w:rFonts w:ascii="Times New Roman" w:hAnsi="Times New Roman" w:cs="Times New Roman"/>
        </w:rPr>
      </w:pPr>
      <w:r w:rsidRPr="00CF7047">
        <w:rPr>
          <w:rFonts w:ascii="Times New Roman" w:hAnsi="Times New Roman" w:cs="Times New Roman"/>
        </w:rPr>
        <w:t xml:space="preserve">For origins, the model correctly classified 94% of actual dollar van origins in the training set and 80% in the test set.  For places that are not actually dollar van origins, the model identified 20% of the training set and 24% of the test set, which we could interpret as places where there could potentially be demand for dollar vans.  The map below shows the results when the model is run </w:t>
      </w:r>
      <w:r w:rsidR="00CA6916">
        <w:rPr>
          <w:rFonts w:ascii="Times New Roman" w:hAnsi="Times New Roman" w:cs="Times New Roman"/>
        </w:rPr>
        <w:t>on all the census tracts.</w:t>
      </w:r>
    </w:p>
    <w:p w14:paraId="4ED8B89E" w14:textId="77777777" w:rsidR="00CF7047" w:rsidRPr="00CF7047" w:rsidRDefault="008E0F8B" w:rsidP="00077BA9">
      <w:pPr>
        <w:keepNext/>
        <w:spacing w:after="120" w:line="480" w:lineRule="auto"/>
        <w:rPr>
          <w:rFonts w:ascii="Times New Roman" w:hAnsi="Times New Roman" w:cs="Times New Roman"/>
        </w:rPr>
      </w:pPr>
      <w:r w:rsidRPr="00CF7047">
        <w:rPr>
          <w:rFonts w:ascii="Times New Roman" w:hAnsi="Times New Roman" w:cs="Times New Roman"/>
          <w:noProof/>
        </w:rPr>
        <w:lastRenderedPageBreak/>
        <w:drawing>
          <wp:inline distT="0" distB="0" distL="0" distR="0" wp14:anchorId="5B49FDAD" wp14:editId="141C46EC">
            <wp:extent cx="5943600" cy="51425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600" cy="5142559"/>
                    </a:xfrm>
                    <a:prstGeom prst="rect">
                      <a:avLst/>
                    </a:prstGeom>
                    <a:noFill/>
                    <a:ln>
                      <a:noFill/>
                    </a:ln>
                  </pic:spPr>
                </pic:pic>
              </a:graphicData>
            </a:graphic>
          </wp:inline>
        </w:drawing>
      </w:r>
    </w:p>
    <w:p w14:paraId="25498803" w14:textId="091E5D93" w:rsidR="008E0F8B" w:rsidRPr="00CF7047" w:rsidRDefault="00CF7047" w:rsidP="00077BA9">
      <w:pPr>
        <w:pStyle w:val="Caption"/>
        <w:spacing w:after="120" w:line="480" w:lineRule="auto"/>
        <w:jc w:val="center"/>
        <w:rPr>
          <w:rFonts w:ascii="Times New Roman" w:hAnsi="Times New Roman" w:cs="Times New Roman"/>
        </w:rPr>
      </w:pPr>
      <w:r w:rsidRPr="00CF7047">
        <w:rPr>
          <w:rFonts w:ascii="Times New Roman" w:hAnsi="Times New Roman" w:cs="Times New Roman"/>
        </w:rPr>
        <w:t xml:space="preserve">Figure </w:t>
      </w:r>
      <w:r w:rsidRPr="00CF7047">
        <w:rPr>
          <w:rFonts w:ascii="Times New Roman" w:hAnsi="Times New Roman" w:cs="Times New Roman"/>
        </w:rPr>
        <w:fldChar w:fldCharType="begin"/>
      </w:r>
      <w:r w:rsidRPr="00CF7047">
        <w:rPr>
          <w:rFonts w:ascii="Times New Roman" w:hAnsi="Times New Roman" w:cs="Times New Roman"/>
        </w:rPr>
        <w:instrText xml:space="preserve"> SEQ Figure \* ARABIC </w:instrText>
      </w:r>
      <w:r w:rsidRPr="00CF7047">
        <w:rPr>
          <w:rFonts w:ascii="Times New Roman" w:hAnsi="Times New Roman" w:cs="Times New Roman"/>
        </w:rPr>
        <w:fldChar w:fldCharType="separate"/>
      </w:r>
      <w:r w:rsidR="00EA68D6">
        <w:rPr>
          <w:rFonts w:ascii="Times New Roman" w:hAnsi="Times New Roman" w:cs="Times New Roman"/>
          <w:noProof/>
        </w:rPr>
        <w:t>3</w:t>
      </w:r>
      <w:r w:rsidRPr="00CF7047">
        <w:rPr>
          <w:rFonts w:ascii="Times New Roman" w:hAnsi="Times New Roman" w:cs="Times New Roman"/>
        </w:rPr>
        <w:fldChar w:fldCharType="end"/>
      </w:r>
      <w:r w:rsidRPr="00CF7047">
        <w:rPr>
          <w:rFonts w:ascii="Times New Roman" w:hAnsi="Times New Roman" w:cs="Times New Roman"/>
        </w:rPr>
        <w:t>: Actual and predicted dollar van origins</w:t>
      </w:r>
    </w:p>
    <w:p w14:paraId="10F39264" w14:textId="77777777" w:rsidR="008E0F8B" w:rsidRPr="00CF7047" w:rsidRDefault="008E0F8B" w:rsidP="00077BA9">
      <w:pPr>
        <w:spacing w:after="120" w:line="480" w:lineRule="auto"/>
        <w:rPr>
          <w:rFonts w:ascii="Times New Roman" w:hAnsi="Times New Roman" w:cs="Times New Roman"/>
        </w:rPr>
      </w:pPr>
    </w:p>
    <w:p w14:paraId="6B43BBC0" w14:textId="77777777" w:rsidR="00842EC4" w:rsidRPr="00CF7047" w:rsidRDefault="008E0F8B" w:rsidP="008506D1">
      <w:pPr>
        <w:spacing w:after="120" w:line="480" w:lineRule="auto"/>
        <w:ind w:firstLine="720"/>
        <w:rPr>
          <w:rFonts w:ascii="Times New Roman" w:hAnsi="Times New Roman" w:cs="Times New Roman"/>
        </w:rPr>
      </w:pPr>
      <w:r w:rsidRPr="00CF7047">
        <w:rPr>
          <w:rFonts w:ascii="Times New Roman" w:hAnsi="Times New Roman" w:cs="Times New Roman"/>
        </w:rPr>
        <w:t>For destinations, the model correctly classified 100% of the actual dollar van destinations in the training set and 74% for the test set. For places that are not actually dollar van destinations, the model identified 23% of the training set and 25% of the test set, which we could interpret as places where there could potentially be demand for dollar vans to run to.  The map below shows the results when the model is run on all the census tracts:</w:t>
      </w:r>
    </w:p>
    <w:p w14:paraId="2086A226" w14:textId="77777777" w:rsidR="008C5D77" w:rsidRPr="00CF7047" w:rsidRDefault="008C5D77" w:rsidP="00077BA9">
      <w:pPr>
        <w:spacing w:after="120" w:line="480" w:lineRule="auto"/>
        <w:rPr>
          <w:rFonts w:ascii="Times New Roman" w:hAnsi="Times New Roman" w:cs="Times New Roman"/>
        </w:rPr>
      </w:pPr>
    </w:p>
    <w:p w14:paraId="202958D6" w14:textId="77777777" w:rsidR="00EB5A91" w:rsidRDefault="008E0F8B" w:rsidP="00077BA9">
      <w:pPr>
        <w:keepNext/>
        <w:spacing w:after="120" w:line="480" w:lineRule="auto"/>
      </w:pPr>
      <w:r w:rsidRPr="00CF7047">
        <w:rPr>
          <w:rFonts w:ascii="Times New Roman" w:hAnsi="Times New Roman" w:cs="Times New Roman"/>
          <w:noProof/>
        </w:rPr>
        <w:lastRenderedPageBreak/>
        <w:drawing>
          <wp:inline distT="0" distB="0" distL="0" distR="0" wp14:anchorId="4D6CF779" wp14:editId="4E6B5323">
            <wp:extent cx="5943600" cy="512949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600" cy="5129492"/>
                    </a:xfrm>
                    <a:prstGeom prst="rect">
                      <a:avLst/>
                    </a:prstGeom>
                    <a:noFill/>
                    <a:ln>
                      <a:noFill/>
                    </a:ln>
                  </pic:spPr>
                </pic:pic>
              </a:graphicData>
            </a:graphic>
          </wp:inline>
        </w:drawing>
      </w:r>
    </w:p>
    <w:p w14:paraId="7A32F1E4" w14:textId="75DE201B" w:rsidR="00842EC4" w:rsidRPr="00CF7047" w:rsidRDefault="00EB5A91" w:rsidP="00077BA9">
      <w:pPr>
        <w:pStyle w:val="Caption"/>
        <w:spacing w:after="120" w:line="480" w:lineRule="auto"/>
        <w:jc w:val="center"/>
        <w:rPr>
          <w:rFonts w:ascii="Times New Roman" w:hAnsi="Times New Roman" w:cs="Times New Roman"/>
        </w:rPr>
      </w:pPr>
      <w:r>
        <w:t xml:space="preserve">Figure </w:t>
      </w:r>
      <w:fldSimple w:instr=" SEQ Figure \* ARABIC ">
        <w:r w:rsidR="00EA68D6">
          <w:rPr>
            <w:noProof/>
          </w:rPr>
          <w:t>4</w:t>
        </w:r>
      </w:fldSimple>
      <w:r>
        <w:t>: Actual and predicted dollar van destinations</w:t>
      </w:r>
    </w:p>
    <w:p w14:paraId="4AAA5660" w14:textId="3A0BE93F" w:rsidR="00BA2D9D" w:rsidRPr="00CF7047" w:rsidRDefault="00BA2D9D" w:rsidP="00077BA9">
      <w:pPr>
        <w:pStyle w:val="Heading1"/>
        <w:spacing w:after="120" w:line="480" w:lineRule="auto"/>
        <w:rPr>
          <w:rFonts w:ascii="Times New Roman" w:hAnsi="Times New Roman" w:cs="Times New Roman"/>
        </w:rPr>
      </w:pPr>
      <w:r w:rsidRPr="00CF7047">
        <w:rPr>
          <w:rFonts w:ascii="Times New Roman" w:hAnsi="Times New Roman" w:cs="Times New Roman"/>
        </w:rPr>
        <w:t>Ethical Considerations</w:t>
      </w:r>
    </w:p>
    <w:p w14:paraId="086784B8" w14:textId="35888986" w:rsidR="00BA2D9D" w:rsidRPr="00CF7047" w:rsidRDefault="00BA2D9D" w:rsidP="008506D1">
      <w:pPr>
        <w:spacing w:after="120" w:line="480" w:lineRule="auto"/>
        <w:ind w:firstLine="720"/>
        <w:rPr>
          <w:rFonts w:ascii="Times New Roman" w:hAnsi="Times New Roman" w:cs="Times New Roman"/>
        </w:rPr>
      </w:pPr>
      <w:r w:rsidRPr="00CF7047">
        <w:rPr>
          <w:rFonts w:ascii="Times New Roman" w:hAnsi="Times New Roman" w:cs="Times New Roman"/>
        </w:rPr>
        <w:t>The Dollar Van system exists outside of any planning mechanism, with no regulation, no academic assistance, no technocratic know-how, and no publically financed support.  The forces that shape this system therefore escape institutional biases and spring forth directly from community need.</w:t>
      </w:r>
    </w:p>
    <w:p w14:paraId="753DC8EE" w14:textId="2803EF9C" w:rsidR="00BA2D9D" w:rsidRPr="00CF7047" w:rsidRDefault="00BA2D9D" w:rsidP="008506D1">
      <w:pPr>
        <w:spacing w:after="120" w:line="480" w:lineRule="auto"/>
        <w:ind w:firstLine="720"/>
        <w:rPr>
          <w:rFonts w:ascii="Times New Roman" w:hAnsi="Times New Roman" w:cs="Times New Roman"/>
        </w:rPr>
      </w:pPr>
      <w:r w:rsidRPr="00CF7047">
        <w:rPr>
          <w:rFonts w:ascii="Times New Roman" w:hAnsi="Times New Roman" w:cs="Times New Roman"/>
        </w:rPr>
        <w:lastRenderedPageBreak/>
        <w:t xml:space="preserve">The organic nature of Dollar Vans has two distinct implications.  Because Dollar Van’s appeared without transit's traditional planning process, the forces that shape the van’s routes, the van’s behavioral patterns, and the van’s effectiveness can be understood to be a case study in what certain communities look for in cheap transportation.  Second, it is imperative that any conclusions made using this study do not make normative </w:t>
      </w:r>
      <w:r w:rsidR="00EB5A91" w:rsidRPr="00CF7047">
        <w:rPr>
          <w:rFonts w:ascii="Times New Roman" w:hAnsi="Times New Roman" w:cs="Times New Roman"/>
        </w:rPr>
        <w:t>judgments</w:t>
      </w:r>
      <w:r w:rsidRPr="00CF7047">
        <w:rPr>
          <w:rFonts w:ascii="Times New Roman" w:hAnsi="Times New Roman" w:cs="Times New Roman"/>
        </w:rPr>
        <w:t xml:space="preserve"> about the effectiveness or organizational structure of the dollar van industry.  People in government or the academy do not necessarily know how to ‘do it better’ and should not assume any superiority in any aspect of existing transit service.</w:t>
      </w:r>
    </w:p>
    <w:p w14:paraId="5E525B6E" w14:textId="544D537B" w:rsidR="00BA2D9D" w:rsidRPr="00CF7047" w:rsidRDefault="00BA2D9D" w:rsidP="008506D1">
      <w:pPr>
        <w:spacing w:after="120" w:line="480" w:lineRule="auto"/>
        <w:ind w:firstLine="720"/>
        <w:rPr>
          <w:rFonts w:ascii="Times New Roman" w:hAnsi="Times New Roman" w:cs="Times New Roman"/>
        </w:rPr>
      </w:pPr>
      <w:r w:rsidRPr="00CF7047">
        <w:rPr>
          <w:rFonts w:ascii="Times New Roman" w:hAnsi="Times New Roman" w:cs="Times New Roman"/>
        </w:rPr>
        <w:t>Finally, it is important to note that Dollar Vans are owned, operated, and patronized overwhelming</w:t>
      </w:r>
      <w:r w:rsidR="00CA6916">
        <w:rPr>
          <w:rFonts w:ascii="Times New Roman" w:hAnsi="Times New Roman" w:cs="Times New Roman"/>
        </w:rPr>
        <w:t xml:space="preserve">ly by people of color. </w:t>
      </w:r>
      <w:r w:rsidRPr="00CF7047">
        <w:rPr>
          <w:rFonts w:ascii="Times New Roman" w:hAnsi="Times New Roman" w:cs="Times New Roman"/>
        </w:rPr>
        <w:t xml:space="preserve">While bringing dollar van’s out of the shadows and into harmony with New York’s other transportation options is the right thing to do, one must ensure that these systems continue to be creatures of, by, and for, the communities they serve. </w:t>
      </w:r>
    </w:p>
    <w:p w14:paraId="494FD211" w14:textId="05CD8303" w:rsidR="00BF4211" w:rsidRPr="00CF7047" w:rsidRDefault="00BF4211" w:rsidP="00077BA9">
      <w:pPr>
        <w:pStyle w:val="Heading1"/>
        <w:spacing w:after="120" w:line="480" w:lineRule="auto"/>
        <w:rPr>
          <w:rFonts w:ascii="Times New Roman" w:hAnsi="Times New Roman" w:cs="Times New Roman"/>
        </w:rPr>
      </w:pPr>
      <w:r w:rsidRPr="00CF7047">
        <w:rPr>
          <w:rFonts w:ascii="Times New Roman" w:hAnsi="Times New Roman" w:cs="Times New Roman"/>
        </w:rPr>
        <w:t>Next Steps</w:t>
      </w:r>
    </w:p>
    <w:p w14:paraId="59B780F7" w14:textId="7C21EC40" w:rsidR="00BA2D9D" w:rsidRPr="00CF7047" w:rsidRDefault="00BA2D9D" w:rsidP="008506D1">
      <w:pPr>
        <w:spacing w:after="120" w:line="480" w:lineRule="auto"/>
        <w:ind w:firstLine="720"/>
        <w:rPr>
          <w:rFonts w:ascii="Times New Roman" w:hAnsi="Times New Roman" w:cs="Times New Roman"/>
        </w:rPr>
      </w:pPr>
      <w:r w:rsidRPr="00CF7047">
        <w:rPr>
          <w:rFonts w:ascii="Times New Roman" w:hAnsi="Times New Roman" w:cs="Times New Roman"/>
        </w:rPr>
        <w:t xml:space="preserve">This dollar van study only covered a handful of the already discerned dollar van routes in New York City.  Future investigations could incorporate lines that go beyond the New York City limits. </w:t>
      </w:r>
      <w:r w:rsidR="003D2817">
        <w:rPr>
          <w:rFonts w:ascii="Times New Roman" w:hAnsi="Times New Roman" w:cs="Times New Roman"/>
        </w:rPr>
        <w:t xml:space="preserve"> </w:t>
      </w:r>
      <w:r w:rsidRPr="00CF7047">
        <w:rPr>
          <w:rFonts w:ascii="Times New Roman" w:hAnsi="Times New Roman" w:cs="Times New Roman"/>
        </w:rPr>
        <w:t xml:space="preserve">New Jersey </w:t>
      </w:r>
      <w:r w:rsidR="003D2817">
        <w:rPr>
          <w:rFonts w:ascii="Times New Roman" w:hAnsi="Times New Roman" w:cs="Times New Roman"/>
        </w:rPr>
        <w:t xml:space="preserve">may be especially interesting </w:t>
      </w:r>
      <w:r w:rsidRPr="00CF7047">
        <w:rPr>
          <w:rFonts w:ascii="Times New Roman" w:hAnsi="Times New Roman" w:cs="Times New Roman"/>
        </w:rPr>
        <w:t xml:space="preserve">as Aaron Reiss has documented several van routes that drop people at transit hubs in Manhattan.  Another area </w:t>
      </w:r>
      <w:r w:rsidR="003D2817">
        <w:rPr>
          <w:rFonts w:ascii="Times New Roman" w:hAnsi="Times New Roman" w:cs="Times New Roman"/>
        </w:rPr>
        <w:t>for future</w:t>
      </w:r>
      <w:r w:rsidRPr="00CF7047">
        <w:rPr>
          <w:rFonts w:ascii="Times New Roman" w:hAnsi="Times New Roman" w:cs="Times New Roman"/>
        </w:rPr>
        <w:t xml:space="preserve"> study could be a more comprehensive examination of dollar van routes that have not been documented.  </w:t>
      </w:r>
    </w:p>
    <w:p w14:paraId="292F4881" w14:textId="2C672A50" w:rsidR="00CF7047" w:rsidRDefault="004F1C24" w:rsidP="00077BA9">
      <w:pPr>
        <w:spacing w:after="120" w:line="480" w:lineRule="auto"/>
        <w:rPr>
          <w:rFonts w:ascii="Times New Roman" w:hAnsi="Times New Roman" w:cs="Times New Roman"/>
        </w:rPr>
      </w:pPr>
      <w:r>
        <w:rPr>
          <w:rFonts w:ascii="Times New Roman" w:hAnsi="Times New Roman" w:cs="Times New Roman"/>
        </w:rPr>
        <w:tab/>
      </w:r>
      <w:r w:rsidR="00BA2D9D" w:rsidRPr="00CF7047">
        <w:rPr>
          <w:rFonts w:ascii="Times New Roman" w:hAnsi="Times New Roman" w:cs="Times New Roman"/>
        </w:rPr>
        <w:t xml:space="preserve">A weakness of this study’s framework is how it ‘bakes in’ existing features that predict demand.  We are presenting a snapshot of the dollar vans under study in a particular time and place.  It well understood that transit demand is highly dynamic and fluctuates with economic </w:t>
      </w:r>
      <w:r w:rsidR="00BA2D9D" w:rsidRPr="00CF7047">
        <w:rPr>
          <w:rFonts w:ascii="Times New Roman" w:hAnsi="Times New Roman" w:cs="Times New Roman"/>
        </w:rPr>
        <w:lastRenderedPageBreak/>
        <w:t>conditions, technological change, and demographic shifts.  This model takes none of these important ideas into account.</w:t>
      </w:r>
    </w:p>
    <w:p w14:paraId="5C8BF13F" w14:textId="15FD4ED6" w:rsidR="002B742C" w:rsidRPr="00CF7047" w:rsidRDefault="002B742C" w:rsidP="00077BA9">
      <w:pPr>
        <w:pStyle w:val="Heading1"/>
        <w:spacing w:after="120" w:line="480" w:lineRule="auto"/>
      </w:pPr>
      <w:r w:rsidRPr="00CF7047">
        <w:t>Conclusions</w:t>
      </w:r>
    </w:p>
    <w:p w14:paraId="0FC215EE" w14:textId="0237989A" w:rsidR="0000105A" w:rsidRPr="00CF7047" w:rsidRDefault="0000105A" w:rsidP="008506D1">
      <w:pPr>
        <w:spacing w:after="120" w:line="480" w:lineRule="auto"/>
        <w:ind w:firstLine="720"/>
        <w:rPr>
          <w:rFonts w:ascii="Times New Roman" w:hAnsi="Times New Roman" w:cs="Times New Roman"/>
        </w:rPr>
      </w:pPr>
      <w:r w:rsidRPr="00CF7047">
        <w:rPr>
          <w:rFonts w:ascii="Times New Roman" w:hAnsi="Times New Roman" w:cs="Times New Roman"/>
        </w:rPr>
        <w:t>This study demonstrates that the underlying reasons people ride dollar vans vary from place to place.  In this study of only three routes, important distinctions arise between the lines that serve New York’s Chinatowns and those that serve Jamaica Station and Flatbush.  For the successful regulation of dollar vans, t</w:t>
      </w:r>
      <w:r w:rsidR="00DF36E3" w:rsidRPr="00CF7047">
        <w:rPr>
          <w:rFonts w:ascii="Times New Roman" w:hAnsi="Times New Roman" w:cs="Times New Roman"/>
        </w:rPr>
        <w:t>he New York Department of Transportation (NYDOT)</w:t>
      </w:r>
      <w:r w:rsidRPr="00CF7047">
        <w:rPr>
          <w:rFonts w:ascii="Times New Roman" w:hAnsi="Times New Roman" w:cs="Times New Roman"/>
        </w:rPr>
        <w:t xml:space="preserve"> should recognize that the riders of dollars cannot be generalized into a monolithic constituency.</w:t>
      </w:r>
    </w:p>
    <w:p w14:paraId="2BD25FBA" w14:textId="7DF00AA0" w:rsidR="004F1C24" w:rsidRDefault="00DF36E3" w:rsidP="00F549EC">
      <w:pPr>
        <w:spacing w:after="120" w:line="480" w:lineRule="auto"/>
        <w:ind w:firstLine="720"/>
        <w:rPr>
          <w:rFonts w:ascii="Times New Roman" w:hAnsi="Times New Roman" w:cs="Times New Roman"/>
        </w:rPr>
        <w:pPrChange w:id="14" w:author="docmario" w:date="2016-03-13T23:58:00Z">
          <w:pPr>
            <w:spacing w:after="120" w:line="480" w:lineRule="auto"/>
          </w:pPr>
        </w:pPrChange>
      </w:pPr>
      <w:bookmarkStart w:id="15" w:name="_GoBack"/>
      <w:bookmarkEnd w:id="15"/>
      <w:r w:rsidRPr="00CF7047">
        <w:rPr>
          <w:rFonts w:ascii="Times New Roman" w:hAnsi="Times New Roman" w:cs="Times New Roman"/>
        </w:rPr>
        <w:t xml:space="preserve">The Chinatown lines </w:t>
      </w:r>
      <w:r w:rsidR="0000105A" w:rsidRPr="00CF7047">
        <w:rPr>
          <w:rFonts w:ascii="Times New Roman" w:hAnsi="Times New Roman" w:cs="Times New Roman"/>
        </w:rPr>
        <w:t>are characterized by</w:t>
      </w:r>
      <w:r w:rsidRPr="00CF7047">
        <w:rPr>
          <w:rFonts w:ascii="Times New Roman" w:hAnsi="Times New Roman" w:cs="Times New Roman"/>
        </w:rPr>
        <w:t xml:space="preserve"> large constellations of non-English speaking, relatively low income</w:t>
      </w:r>
      <w:r w:rsidR="00134432" w:rsidRPr="00CF7047">
        <w:rPr>
          <w:rFonts w:ascii="Times New Roman" w:hAnsi="Times New Roman" w:cs="Times New Roman"/>
        </w:rPr>
        <w:t xml:space="preserve"> workers</w:t>
      </w:r>
      <w:r w:rsidR="00587953" w:rsidRPr="00CF7047">
        <w:rPr>
          <w:rFonts w:ascii="Times New Roman" w:hAnsi="Times New Roman" w:cs="Times New Roman"/>
        </w:rPr>
        <w:t>,</w:t>
      </w:r>
      <w:r w:rsidR="00134432" w:rsidRPr="00CF7047">
        <w:rPr>
          <w:rFonts w:ascii="Times New Roman" w:hAnsi="Times New Roman" w:cs="Times New Roman"/>
        </w:rPr>
        <w:t xml:space="preserve"> who live in middle income</w:t>
      </w:r>
      <w:r w:rsidRPr="00CF7047">
        <w:rPr>
          <w:rFonts w:ascii="Times New Roman" w:hAnsi="Times New Roman" w:cs="Times New Roman"/>
        </w:rPr>
        <w:t xml:space="preserve"> neighborhoods.  </w:t>
      </w:r>
      <w:r w:rsidR="00134432" w:rsidRPr="00CF7047">
        <w:rPr>
          <w:rFonts w:ascii="Times New Roman" w:hAnsi="Times New Roman" w:cs="Times New Roman"/>
        </w:rPr>
        <w:t xml:space="preserve">By and large, the dollar van users of these neighborhoods spend much less time commuting than most New Yorkers.  </w:t>
      </w:r>
      <w:r w:rsidRPr="00CF7047">
        <w:rPr>
          <w:rFonts w:ascii="Times New Roman" w:hAnsi="Times New Roman" w:cs="Times New Roman"/>
        </w:rPr>
        <w:t xml:space="preserve">This stands in </w:t>
      </w:r>
      <w:r w:rsidR="00812C9D" w:rsidRPr="00CF7047">
        <w:rPr>
          <w:rFonts w:ascii="Times New Roman" w:hAnsi="Times New Roman" w:cs="Times New Roman"/>
        </w:rPr>
        <w:t xml:space="preserve">stark </w:t>
      </w:r>
      <w:r w:rsidRPr="00CF7047">
        <w:rPr>
          <w:rFonts w:ascii="Times New Roman" w:hAnsi="Times New Roman" w:cs="Times New Roman"/>
        </w:rPr>
        <w:t>contrast to the Flatbush and Jamaica Station lines that serve very high English speaki</w:t>
      </w:r>
      <w:r w:rsidR="00F82394" w:rsidRPr="00CF7047">
        <w:rPr>
          <w:rFonts w:ascii="Times New Roman" w:hAnsi="Times New Roman" w:cs="Times New Roman"/>
        </w:rPr>
        <w:t xml:space="preserve">ng, non-white, </w:t>
      </w:r>
      <w:r w:rsidRPr="00CF7047">
        <w:rPr>
          <w:rFonts w:ascii="Times New Roman" w:hAnsi="Times New Roman" w:cs="Times New Roman"/>
        </w:rPr>
        <w:t xml:space="preserve">middle income neighborhoods.  </w:t>
      </w:r>
      <w:r w:rsidR="004F1C24">
        <w:rPr>
          <w:rFonts w:ascii="Times New Roman" w:hAnsi="Times New Roman" w:cs="Times New Roman"/>
        </w:rPr>
        <w:t>Without dollar vans, t</w:t>
      </w:r>
      <w:r w:rsidR="0000105A" w:rsidRPr="00CF7047">
        <w:rPr>
          <w:rFonts w:ascii="Times New Roman" w:hAnsi="Times New Roman" w:cs="Times New Roman"/>
        </w:rPr>
        <w:t>hese outer borough dollar van riders spend more time commuting than nine out of ten New Yorkers.  These divergent demographic profiles demonstrate</w:t>
      </w:r>
      <w:r w:rsidRPr="00CF7047">
        <w:rPr>
          <w:rFonts w:ascii="Times New Roman" w:hAnsi="Times New Roman" w:cs="Times New Roman"/>
        </w:rPr>
        <w:t xml:space="preserve"> that different lines can serve different purposes.</w:t>
      </w:r>
      <w:r w:rsidR="004F1C24">
        <w:rPr>
          <w:rFonts w:ascii="Times New Roman" w:hAnsi="Times New Roman" w:cs="Times New Roman"/>
        </w:rPr>
        <w:t xml:space="preserve">  </w:t>
      </w:r>
    </w:p>
    <w:p w14:paraId="7CBC1722" w14:textId="0309A98B" w:rsidR="00F82394" w:rsidRPr="00CF7047" w:rsidRDefault="00DF36E3" w:rsidP="008506D1">
      <w:pPr>
        <w:spacing w:after="120" w:line="480" w:lineRule="auto"/>
        <w:ind w:firstLine="720"/>
        <w:rPr>
          <w:rFonts w:ascii="Times New Roman" w:hAnsi="Times New Roman" w:cs="Times New Roman"/>
        </w:rPr>
      </w:pPr>
      <w:r w:rsidRPr="00CF7047">
        <w:rPr>
          <w:rFonts w:ascii="Times New Roman" w:hAnsi="Times New Roman" w:cs="Times New Roman"/>
        </w:rPr>
        <w:t>Chinatowns connect to one another and provide a cultural link to those who do not speak English</w:t>
      </w:r>
      <w:r w:rsidR="00084D38" w:rsidRPr="00CF7047">
        <w:rPr>
          <w:rFonts w:ascii="Times New Roman" w:hAnsi="Times New Roman" w:cs="Times New Roman"/>
        </w:rPr>
        <w:t xml:space="preserve">.  This was anecdotally confirmed by our own van rides where Chinese New Yorkers were travelling to receive </w:t>
      </w:r>
      <w:r w:rsidR="0000105A" w:rsidRPr="00CF7047">
        <w:rPr>
          <w:rFonts w:ascii="Times New Roman" w:hAnsi="Times New Roman" w:cs="Times New Roman"/>
        </w:rPr>
        <w:t xml:space="preserve">medical </w:t>
      </w:r>
      <w:r w:rsidR="00084D38" w:rsidRPr="00CF7047">
        <w:rPr>
          <w:rFonts w:ascii="Times New Roman" w:hAnsi="Times New Roman" w:cs="Times New Roman"/>
        </w:rPr>
        <w:t>services in the Chinese language.  The</w:t>
      </w:r>
      <w:r w:rsidR="00F82394" w:rsidRPr="00CF7047">
        <w:rPr>
          <w:rFonts w:ascii="Times New Roman" w:hAnsi="Times New Roman" w:cs="Times New Roman"/>
        </w:rPr>
        <w:t xml:space="preserve"> other lines serve more of an economic function</w:t>
      </w:r>
      <w:r w:rsidR="00084D38" w:rsidRPr="00CF7047">
        <w:rPr>
          <w:rFonts w:ascii="Times New Roman" w:hAnsi="Times New Roman" w:cs="Times New Roman"/>
        </w:rPr>
        <w:t xml:space="preserve"> as their destinations are job rich and their origins are not</w:t>
      </w:r>
      <w:r w:rsidR="00F82394" w:rsidRPr="00CF7047">
        <w:rPr>
          <w:rFonts w:ascii="Times New Roman" w:hAnsi="Times New Roman" w:cs="Times New Roman"/>
        </w:rPr>
        <w:t>.  Both justifications support robust dollar van lines.</w:t>
      </w:r>
    </w:p>
    <w:p w14:paraId="1524A963" w14:textId="03A6BC32" w:rsidR="00134432" w:rsidRPr="00CF7047" w:rsidRDefault="00F82394" w:rsidP="008506D1">
      <w:pPr>
        <w:spacing w:after="120" w:line="480" w:lineRule="auto"/>
        <w:ind w:firstLine="720"/>
        <w:rPr>
          <w:rFonts w:ascii="Times New Roman" w:hAnsi="Times New Roman" w:cs="Times New Roman"/>
        </w:rPr>
      </w:pPr>
      <w:r w:rsidRPr="00CF7047">
        <w:rPr>
          <w:rFonts w:ascii="Times New Roman" w:hAnsi="Times New Roman" w:cs="Times New Roman"/>
        </w:rPr>
        <w:lastRenderedPageBreak/>
        <w:t xml:space="preserve">This discrepancy presents a challenge to TLC and DOT.  The reasons that the Chinatown </w:t>
      </w:r>
      <w:r w:rsidR="002F1B1C" w:rsidRPr="00CF7047">
        <w:rPr>
          <w:rFonts w:ascii="Times New Roman" w:hAnsi="Times New Roman" w:cs="Times New Roman"/>
        </w:rPr>
        <w:t xml:space="preserve">dollar van </w:t>
      </w:r>
      <w:r w:rsidRPr="00CF7047">
        <w:rPr>
          <w:rFonts w:ascii="Times New Roman" w:hAnsi="Times New Roman" w:cs="Times New Roman"/>
        </w:rPr>
        <w:t>lines thrive are not traditionally thought of as a core mission of public transit.  The subway, bus, and road infrastructure was not designed to facilitate cultural and community connections.  The dollar van system fills a need that would be very hard for the City to addresses due to scale,</w:t>
      </w:r>
      <w:r w:rsidR="00CF7047">
        <w:rPr>
          <w:rFonts w:ascii="Times New Roman" w:hAnsi="Times New Roman" w:cs="Times New Roman"/>
        </w:rPr>
        <w:t xml:space="preserve"> </w:t>
      </w:r>
      <w:r w:rsidRPr="00CF7047">
        <w:rPr>
          <w:rFonts w:ascii="Times New Roman" w:hAnsi="Times New Roman" w:cs="Times New Roman"/>
        </w:rPr>
        <w:t xml:space="preserve">inequalities of information, and constantly changing neighborhood patterns.  </w:t>
      </w:r>
      <w:r w:rsidR="002F1B1C" w:rsidRPr="00CF7047">
        <w:rPr>
          <w:rFonts w:ascii="Times New Roman" w:hAnsi="Times New Roman" w:cs="Times New Roman"/>
        </w:rPr>
        <w:t>Chinatown</w:t>
      </w:r>
      <w:r w:rsidR="00084D38" w:rsidRPr="00CF7047">
        <w:rPr>
          <w:rFonts w:ascii="Times New Roman" w:hAnsi="Times New Roman" w:cs="Times New Roman"/>
        </w:rPr>
        <w:t xml:space="preserve"> vans </w:t>
      </w:r>
      <w:r w:rsidR="002F1B1C" w:rsidRPr="00CF7047">
        <w:rPr>
          <w:rFonts w:ascii="Times New Roman" w:hAnsi="Times New Roman" w:cs="Times New Roman"/>
        </w:rPr>
        <w:t xml:space="preserve">can be seen as </w:t>
      </w:r>
      <w:r w:rsidR="00084D38" w:rsidRPr="00CF7047">
        <w:rPr>
          <w:rFonts w:ascii="Times New Roman" w:hAnsi="Times New Roman" w:cs="Times New Roman"/>
        </w:rPr>
        <w:t xml:space="preserve">the community’s response to lack of mobility within </w:t>
      </w:r>
      <w:r w:rsidR="002F1B1C" w:rsidRPr="00CF7047">
        <w:rPr>
          <w:rFonts w:ascii="Times New Roman" w:hAnsi="Times New Roman" w:cs="Times New Roman"/>
        </w:rPr>
        <w:t>the broader New York Chinese speaking</w:t>
      </w:r>
      <w:r w:rsidR="00084D38" w:rsidRPr="00CF7047">
        <w:rPr>
          <w:rFonts w:ascii="Times New Roman" w:hAnsi="Times New Roman" w:cs="Times New Roman"/>
        </w:rPr>
        <w:t xml:space="preserve"> community.  </w:t>
      </w:r>
      <w:r w:rsidRPr="00CF7047">
        <w:rPr>
          <w:rFonts w:ascii="Times New Roman" w:hAnsi="Times New Roman" w:cs="Times New Roman"/>
        </w:rPr>
        <w:t xml:space="preserve">Contrast that to the salient features of the Jamaica and Flatbush lines.  These </w:t>
      </w:r>
      <w:r w:rsidR="00134432" w:rsidRPr="00CF7047">
        <w:rPr>
          <w:rFonts w:ascii="Times New Roman" w:hAnsi="Times New Roman" w:cs="Times New Roman"/>
        </w:rPr>
        <w:t>features are right in the wheel house of transit agencies, connecting residents to economic opportunity.  Here, dollar vans are compensating for the lack of traditional transit as the</w:t>
      </w:r>
      <w:r w:rsidR="00084D38" w:rsidRPr="00CF7047">
        <w:rPr>
          <w:rFonts w:ascii="Times New Roman" w:hAnsi="Times New Roman" w:cs="Times New Roman"/>
        </w:rPr>
        <w:t>ir</w:t>
      </w:r>
      <w:r w:rsidR="00134432" w:rsidRPr="00CF7047">
        <w:rPr>
          <w:rFonts w:ascii="Times New Roman" w:hAnsi="Times New Roman" w:cs="Times New Roman"/>
        </w:rPr>
        <w:t xml:space="preserve"> non-dollar van calculated commute times are some of the highest within New York City.</w:t>
      </w:r>
    </w:p>
    <w:p w14:paraId="4FF8E912" w14:textId="7492BD5D" w:rsidR="00812C9D" w:rsidRPr="00CF7047" w:rsidRDefault="00134432" w:rsidP="008506D1">
      <w:pPr>
        <w:spacing w:after="120" w:line="480" w:lineRule="auto"/>
        <w:ind w:firstLine="720"/>
        <w:rPr>
          <w:rFonts w:ascii="Times New Roman" w:hAnsi="Times New Roman" w:cs="Times New Roman"/>
        </w:rPr>
      </w:pPr>
      <w:r w:rsidRPr="00CF7047">
        <w:rPr>
          <w:rFonts w:ascii="Times New Roman" w:hAnsi="Times New Roman" w:cs="Times New Roman"/>
        </w:rPr>
        <w:t xml:space="preserve">When granting permits to new dollar vans, DOT should take this discrepancy into account.  If the van proposes to connect cultural areas of the city with one another, there is no real viable alternative the city can provide.  In this sense, the van route is solving a </w:t>
      </w:r>
      <w:r w:rsidR="00812C9D" w:rsidRPr="00CF7047">
        <w:rPr>
          <w:rFonts w:ascii="Times New Roman" w:hAnsi="Times New Roman" w:cs="Times New Roman"/>
        </w:rPr>
        <w:t xml:space="preserve">need that fits well within the city’s existing transit </w:t>
      </w:r>
      <w:r w:rsidR="00587953" w:rsidRPr="00CF7047">
        <w:rPr>
          <w:rFonts w:ascii="Times New Roman" w:hAnsi="Times New Roman" w:cs="Times New Roman"/>
        </w:rPr>
        <w:t>landscape</w:t>
      </w:r>
      <w:r w:rsidR="00812C9D" w:rsidRPr="00CF7047">
        <w:rPr>
          <w:rFonts w:ascii="Times New Roman" w:hAnsi="Times New Roman" w:cs="Times New Roman"/>
        </w:rPr>
        <w:t>.  When permitting vans to the other lines, the city should recognize that dollar</w:t>
      </w:r>
      <w:r w:rsidR="00084D38" w:rsidRPr="00CF7047">
        <w:rPr>
          <w:rFonts w:ascii="Times New Roman" w:hAnsi="Times New Roman" w:cs="Times New Roman"/>
        </w:rPr>
        <w:t xml:space="preserve"> van</w:t>
      </w:r>
      <w:r w:rsidR="00812C9D" w:rsidRPr="00CF7047">
        <w:rPr>
          <w:rFonts w:ascii="Times New Roman" w:hAnsi="Times New Roman" w:cs="Times New Roman"/>
        </w:rPr>
        <w:t xml:space="preserve"> demand in these places may signify a lack of transit infrastructure investment.  It is not a reason to reject permits, as the residents of these neighborhoods need dollar vans to meet basic economic needs, but it should signal that these neighborhoods deserve a more permanent solution to reduce their commutes.</w:t>
      </w:r>
    </w:p>
    <w:p w14:paraId="1B123401" w14:textId="77777777" w:rsidR="003C6720" w:rsidRDefault="00812C9D" w:rsidP="008506D1">
      <w:pPr>
        <w:spacing w:after="120" w:line="480" w:lineRule="auto"/>
        <w:ind w:firstLine="720"/>
        <w:rPr>
          <w:rFonts w:ascii="Times New Roman" w:hAnsi="Times New Roman" w:cs="Times New Roman"/>
        </w:rPr>
      </w:pPr>
      <w:r w:rsidRPr="00CF7047">
        <w:rPr>
          <w:rFonts w:ascii="Times New Roman" w:hAnsi="Times New Roman" w:cs="Times New Roman"/>
        </w:rPr>
        <w:t xml:space="preserve">Finally, the other takeaway for the agencies is that it appears there are large swaths of New York that could support dollar vans.  The predicative model demonstrates that lots of census tracts outside of the lines within </w:t>
      </w:r>
      <w:r w:rsidR="00587953" w:rsidRPr="00CF7047">
        <w:rPr>
          <w:rFonts w:ascii="Times New Roman" w:hAnsi="Times New Roman" w:cs="Times New Roman"/>
        </w:rPr>
        <w:t>the</w:t>
      </w:r>
      <w:r w:rsidRPr="00CF7047">
        <w:rPr>
          <w:rFonts w:ascii="Times New Roman" w:hAnsi="Times New Roman" w:cs="Times New Roman"/>
        </w:rPr>
        <w:t xml:space="preserve"> study have broadly similar characteristics to those that </w:t>
      </w:r>
      <w:r w:rsidR="00587953" w:rsidRPr="00CF7047">
        <w:rPr>
          <w:rFonts w:ascii="Times New Roman" w:hAnsi="Times New Roman" w:cs="Times New Roman"/>
        </w:rPr>
        <w:t>already support dollar vans</w:t>
      </w:r>
      <w:r w:rsidRPr="00CF7047">
        <w:rPr>
          <w:rFonts w:ascii="Times New Roman" w:hAnsi="Times New Roman" w:cs="Times New Roman"/>
        </w:rPr>
        <w:t>.  This includes broad swaths of Central Brookly</w:t>
      </w:r>
      <w:r w:rsidR="00587953" w:rsidRPr="00CF7047">
        <w:rPr>
          <w:rFonts w:ascii="Times New Roman" w:hAnsi="Times New Roman" w:cs="Times New Roman"/>
        </w:rPr>
        <w:t xml:space="preserve">n, Eastern </w:t>
      </w:r>
      <w:r w:rsidR="00587953" w:rsidRPr="00CF7047">
        <w:rPr>
          <w:rFonts w:ascii="Times New Roman" w:hAnsi="Times New Roman" w:cs="Times New Roman"/>
        </w:rPr>
        <w:lastRenderedPageBreak/>
        <w:t>Queens, and the far n</w:t>
      </w:r>
      <w:r w:rsidRPr="00CF7047">
        <w:rPr>
          <w:rFonts w:ascii="Times New Roman" w:hAnsi="Times New Roman" w:cs="Times New Roman"/>
        </w:rPr>
        <w:t xml:space="preserve">orth of the Bronx. </w:t>
      </w:r>
      <w:r w:rsidR="002F1B1C" w:rsidRPr="00CF7047">
        <w:rPr>
          <w:rFonts w:ascii="Times New Roman" w:hAnsi="Times New Roman" w:cs="Times New Roman"/>
        </w:rPr>
        <w:t xml:space="preserve"> </w:t>
      </w:r>
      <w:r w:rsidRPr="00CF7047">
        <w:rPr>
          <w:rFonts w:ascii="Times New Roman" w:hAnsi="Times New Roman" w:cs="Times New Roman"/>
        </w:rPr>
        <w:t>Any permit requests for areas outside of these areas, for example a</w:t>
      </w:r>
      <w:r w:rsidR="00084D38" w:rsidRPr="00CF7047">
        <w:rPr>
          <w:rFonts w:ascii="Times New Roman" w:hAnsi="Times New Roman" w:cs="Times New Roman"/>
        </w:rPr>
        <w:t xml:space="preserve"> proposed</w:t>
      </w:r>
      <w:r w:rsidRPr="00CF7047">
        <w:rPr>
          <w:rFonts w:ascii="Times New Roman" w:hAnsi="Times New Roman" w:cs="Times New Roman"/>
        </w:rPr>
        <w:t xml:space="preserve"> route between Union Square and Williamsburg, would benefit from additional scrutiny </w:t>
      </w:r>
      <w:r w:rsidR="00587953" w:rsidRPr="00CF7047">
        <w:rPr>
          <w:rFonts w:ascii="Times New Roman" w:hAnsi="Times New Roman" w:cs="Times New Roman"/>
        </w:rPr>
        <w:t>as they would be meeting</w:t>
      </w:r>
      <w:r w:rsidR="00084D38" w:rsidRPr="00CF7047">
        <w:rPr>
          <w:rFonts w:ascii="Times New Roman" w:hAnsi="Times New Roman" w:cs="Times New Roman"/>
        </w:rPr>
        <w:t xml:space="preserve"> </w:t>
      </w:r>
      <w:r w:rsidRPr="00CF7047">
        <w:rPr>
          <w:rFonts w:ascii="Times New Roman" w:hAnsi="Times New Roman" w:cs="Times New Roman"/>
        </w:rPr>
        <w:t>fundamentally different needs than the lines in this study.</w:t>
      </w:r>
    </w:p>
    <w:p w14:paraId="12246BDE" w14:textId="77777777" w:rsidR="00EA68D6" w:rsidRPr="00EA68D6" w:rsidRDefault="00EA68D6" w:rsidP="00EA68D6">
      <w:pPr>
        <w:pStyle w:val="Heading1"/>
        <w:spacing w:after="120" w:line="480" w:lineRule="auto"/>
        <w:rPr>
          <w:rFonts w:ascii="Times New Roman" w:hAnsi="Times New Roman" w:cs="Times New Roman"/>
        </w:rPr>
      </w:pPr>
      <w:r w:rsidRPr="00EA68D6">
        <w:rPr>
          <w:rFonts w:ascii="Times New Roman" w:hAnsi="Times New Roman" w:cs="Times New Roman"/>
        </w:rPr>
        <w:t>References</w:t>
      </w:r>
    </w:p>
    <w:p w14:paraId="1A4AEE6E" w14:textId="77777777" w:rsidR="00EA68D6" w:rsidRPr="00EA68D6" w:rsidRDefault="00EA68D6" w:rsidP="00EA68D6">
      <w:pPr>
        <w:pStyle w:val="ListParagraph"/>
        <w:numPr>
          <w:ilvl w:val="0"/>
          <w:numId w:val="2"/>
        </w:numPr>
        <w:spacing w:after="120" w:line="480" w:lineRule="auto"/>
        <w:rPr>
          <w:rFonts w:ascii="Times New Roman" w:hAnsi="Times New Roman" w:cs="Times New Roman"/>
        </w:rPr>
      </w:pPr>
      <w:r w:rsidRPr="00EA68D6">
        <w:rPr>
          <w:rFonts w:ascii="Times New Roman" w:hAnsi="Times New Roman" w:cs="Times New Roman"/>
        </w:rPr>
        <w:t xml:space="preserve">Committee on Transportation. "Oversight - Next Stop: Evaluating New York City’s Commuter Van Industry" The New York City Council. 22 Oct. 2015. Accessed 13 Mar. 2016 </w:t>
      </w:r>
      <w:hyperlink r:id="rId14" w:history="1">
        <w:r w:rsidRPr="00EA68D6">
          <w:rPr>
            <w:rStyle w:val="Hyperlink"/>
            <w:rFonts w:ascii="Times New Roman" w:hAnsi="Times New Roman" w:cs="Times New Roman"/>
          </w:rPr>
          <w:t>http://legistar.council.nyc.gov/LegislationDetail.aspx?ID=2483383&amp;GUID=2333AE2A-ADE9-40FB-9A3B-21DD94F4B1ED&amp;Options=&amp;Search=sss</w:t>
        </w:r>
      </w:hyperlink>
    </w:p>
    <w:p w14:paraId="47A9B014" w14:textId="77777777" w:rsidR="00EA68D6" w:rsidRPr="00EA68D6" w:rsidRDefault="00EA68D6" w:rsidP="00EA68D6">
      <w:pPr>
        <w:pStyle w:val="ListParagraph"/>
        <w:numPr>
          <w:ilvl w:val="0"/>
          <w:numId w:val="2"/>
        </w:numPr>
        <w:spacing w:after="120" w:line="480" w:lineRule="auto"/>
        <w:rPr>
          <w:rFonts w:ascii="Times New Roman" w:hAnsi="Times New Roman" w:cs="Times New Roman"/>
        </w:rPr>
      </w:pPr>
      <w:r w:rsidRPr="00EA68D6">
        <w:rPr>
          <w:rFonts w:ascii="Times New Roman" w:hAnsi="Times New Roman" w:cs="Times New Roman"/>
        </w:rPr>
        <w:t>Grandoni, Dino. "Brooklyn's Dollar Vans Will Not Yield." Bklynr. 3 Apr. 2014. Accessed 04 Mar. 2016.</w:t>
      </w:r>
    </w:p>
    <w:p w14:paraId="53D4B8FF" w14:textId="77777777" w:rsidR="00EA68D6" w:rsidRPr="00EA68D6" w:rsidRDefault="00EA68D6" w:rsidP="00EA68D6">
      <w:pPr>
        <w:pStyle w:val="ListParagraph"/>
        <w:numPr>
          <w:ilvl w:val="0"/>
          <w:numId w:val="2"/>
        </w:numPr>
        <w:spacing w:after="120" w:line="480" w:lineRule="auto"/>
        <w:rPr>
          <w:rFonts w:ascii="Times New Roman" w:eastAsia="Times New Roman" w:hAnsi="Times New Roman" w:cs="Times New Roman"/>
        </w:rPr>
      </w:pPr>
      <w:r w:rsidRPr="00EA68D6">
        <w:rPr>
          <w:rFonts w:ascii="Times New Roman" w:hAnsi="Times New Roman" w:cs="Times New Roman"/>
        </w:rPr>
        <w:t>Keating, Alexander (Director, Special Projects Unit NYC Department of Transportation), Personal Interview, 2 Mar 2016</w:t>
      </w:r>
    </w:p>
    <w:p w14:paraId="22C9DE4A" w14:textId="77777777" w:rsidR="00EA68D6" w:rsidRPr="00EA68D6" w:rsidRDefault="00EA68D6" w:rsidP="00EA68D6">
      <w:pPr>
        <w:pStyle w:val="ListParagraph"/>
        <w:numPr>
          <w:ilvl w:val="0"/>
          <w:numId w:val="2"/>
        </w:numPr>
        <w:spacing w:after="120" w:line="480" w:lineRule="auto"/>
        <w:rPr>
          <w:rFonts w:ascii="Times New Roman" w:eastAsia="Times New Roman" w:hAnsi="Times New Roman" w:cs="Times New Roman"/>
        </w:rPr>
      </w:pPr>
      <w:r w:rsidRPr="00EA68D6">
        <w:rPr>
          <w:rFonts w:ascii="Times New Roman" w:eastAsia="Times New Roman" w:hAnsi="Times New Roman" w:cs="Times New Roman"/>
        </w:rPr>
        <w:t xml:space="preserve">King, David A., and Eric Goldwyn. "Why Do Regulated Jitney Services Often Fail? Evidence from the New York City Group Ride Vehicle Project." </w:t>
      </w:r>
      <w:r w:rsidRPr="00EA68D6">
        <w:rPr>
          <w:rFonts w:ascii="Times New Roman" w:eastAsia="Times New Roman" w:hAnsi="Times New Roman" w:cs="Times New Roman"/>
          <w:i/>
          <w:iCs/>
        </w:rPr>
        <w:t>Transport Policy</w:t>
      </w:r>
      <w:r w:rsidRPr="00EA68D6">
        <w:rPr>
          <w:rFonts w:ascii="Times New Roman" w:eastAsia="Times New Roman" w:hAnsi="Times New Roman" w:cs="Times New Roman"/>
        </w:rPr>
        <w:t xml:space="preserve"> 35 (2014): 186-92. </w:t>
      </w:r>
    </w:p>
    <w:p w14:paraId="35617395" w14:textId="77777777" w:rsidR="00EA68D6" w:rsidRPr="00EA68D6" w:rsidRDefault="00EA68D6" w:rsidP="00EA68D6">
      <w:pPr>
        <w:pStyle w:val="ListParagraph"/>
        <w:numPr>
          <w:ilvl w:val="0"/>
          <w:numId w:val="2"/>
        </w:numPr>
        <w:spacing w:after="120" w:line="480" w:lineRule="auto"/>
        <w:rPr>
          <w:rFonts w:ascii="Times New Roman" w:eastAsia="Times New Roman" w:hAnsi="Times New Roman" w:cs="Times New Roman"/>
        </w:rPr>
      </w:pPr>
      <w:r w:rsidRPr="00EA68D6">
        <w:rPr>
          <w:rFonts w:ascii="Times New Roman" w:hAnsi="Times New Roman" w:cs="Times New Roman"/>
        </w:rPr>
        <w:t xml:space="preserve">Larson, Eric. "Dollar Vans: Inside NYC's Huge, Hidden Transit Network." Mashable. 10 Apr. 2014. Accessed 01 Mar. 2016, </w:t>
      </w:r>
      <w:hyperlink r:id="rId15" w:history="1">
        <w:r w:rsidRPr="00EA68D6">
          <w:rPr>
            <w:rStyle w:val="Hyperlink"/>
            <w:rFonts w:ascii="Times New Roman" w:hAnsi="Times New Roman" w:cs="Times New Roman"/>
          </w:rPr>
          <w:t>http://mashable.com/2014/04/10/dollar-vans-new-york/</w:t>
        </w:r>
      </w:hyperlink>
    </w:p>
    <w:p w14:paraId="769BE588" w14:textId="77777777" w:rsidR="00EA68D6" w:rsidRPr="00EA68D6" w:rsidRDefault="00EA68D6" w:rsidP="00EA68D6">
      <w:pPr>
        <w:pStyle w:val="ListParagraph"/>
        <w:numPr>
          <w:ilvl w:val="0"/>
          <w:numId w:val="2"/>
        </w:numPr>
        <w:spacing w:after="120" w:line="480" w:lineRule="auto"/>
        <w:rPr>
          <w:rFonts w:ascii="Times New Roman" w:eastAsia="Times New Roman" w:hAnsi="Times New Roman" w:cs="Times New Roman"/>
        </w:rPr>
      </w:pPr>
      <w:r w:rsidRPr="00EA68D6">
        <w:rPr>
          <w:rFonts w:ascii="Times New Roman" w:eastAsia="Times New Roman" w:hAnsi="Times New Roman" w:cs="Times New Roman"/>
        </w:rPr>
        <w:t xml:space="preserve">Margonelli, Lisa. "The (Illegal) Private Bus System That Works." The Atlantic. October 5, 2011. Accessed March 13, 2016. http://www.theatlantic.com/national/archive/2011/10/the-illegal-private-bus-system-that-works/246166/. </w:t>
      </w:r>
    </w:p>
    <w:p w14:paraId="55C17A68" w14:textId="77777777" w:rsidR="00EA68D6" w:rsidRPr="00EA68D6" w:rsidRDefault="00EA68D6" w:rsidP="00EA68D6">
      <w:pPr>
        <w:pStyle w:val="ListParagraph"/>
        <w:numPr>
          <w:ilvl w:val="0"/>
          <w:numId w:val="2"/>
        </w:numPr>
        <w:spacing w:after="120" w:line="480" w:lineRule="auto"/>
        <w:rPr>
          <w:rFonts w:ascii="Times New Roman" w:eastAsia="Times New Roman" w:hAnsi="Times New Roman" w:cs="Times New Roman"/>
        </w:rPr>
      </w:pPr>
      <w:r w:rsidRPr="00EA68D6">
        <w:rPr>
          <w:rFonts w:ascii="Times New Roman" w:eastAsia="Times New Roman" w:hAnsi="Times New Roman" w:cs="Times New Roman"/>
        </w:rPr>
        <w:t xml:space="preserve">Reiss, Aaron. "New York's Shadow Transit." The New Yorker. Accessed March 13, 2016. </w:t>
      </w:r>
      <w:hyperlink r:id="rId16" w:history="1">
        <w:r w:rsidRPr="00EA68D6">
          <w:rPr>
            <w:rStyle w:val="Hyperlink"/>
            <w:rFonts w:ascii="Times New Roman" w:eastAsia="Times New Roman" w:hAnsi="Times New Roman" w:cs="Times New Roman"/>
          </w:rPr>
          <w:t>http://projects.newyorker.com/story/nyc-dollar-vans/</w:t>
        </w:r>
      </w:hyperlink>
    </w:p>
    <w:p w14:paraId="7A81C61D" w14:textId="77777777" w:rsidR="00EA68D6" w:rsidRPr="00EA68D6" w:rsidRDefault="00EA68D6" w:rsidP="00EA68D6">
      <w:pPr>
        <w:pStyle w:val="ListParagraph"/>
        <w:numPr>
          <w:ilvl w:val="0"/>
          <w:numId w:val="2"/>
        </w:numPr>
        <w:spacing w:after="120" w:line="480" w:lineRule="auto"/>
        <w:rPr>
          <w:rFonts w:ascii="Times New Roman" w:eastAsia="Times New Roman" w:hAnsi="Times New Roman" w:cs="Times New Roman"/>
        </w:rPr>
      </w:pPr>
      <w:r w:rsidRPr="00EA68D6">
        <w:rPr>
          <w:rFonts w:ascii="Times New Roman" w:eastAsia="Times New Roman" w:hAnsi="Times New Roman" w:cs="Times New Roman"/>
        </w:rPr>
        <w:lastRenderedPageBreak/>
        <w:t xml:space="preserve">Sclar, Elliott, and Robert E. Paaswell. "Vans on the Run." The New York Times. September 24, 2010. Accessed March 13, 2016. </w:t>
      </w:r>
      <w:hyperlink r:id="rId17" w:history="1">
        <w:r w:rsidRPr="00EA68D6">
          <w:rPr>
            <w:rStyle w:val="Hyperlink"/>
            <w:rFonts w:ascii="Times New Roman" w:eastAsia="Times New Roman" w:hAnsi="Times New Roman" w:cs="Times New Roman"/>
          </w:rPr>
          <w:t>http://www.nytimes.com/2010/09/25/opinion/25sclar.html?mtrref=undefined</w:t>
        </w:r>
      </w:hyperlink>
      <w:r w:rsidRPr="00EA68D6">
        <w:rPr>
          <w:rFonts w:ascii="Times New Roman" w:eastAsia="Times New Roman" w:hAnsi="Times New Roman" w:cs="Times New Roman"/>
        </w:rPr>
        <w:t xml:space="preserve">. </w:t>
      </w:r>
    </w:p>
    <w:p w14:paraId="5F9A3AAC" w14:textId="77777777" w:rsidR="00EA68D6" w:rsidRPr="00EA68D6" w:rsidRDefault="00EA68D6" w:rsidP="00EA68D6">
      <w:pPr>
        <w:pStyle w:val="ListParagraph"/>
        <w:numPr>
          <w:ilvl w:val="0"/>
          <w:numId w:val="2"/>
        </w:numPr>
        <w:spacing w:after="120" w:line="480" w:lineRule="auto"/>
        <w:rPr>
          <w:rFonts w:ascii="Times New Roman" w:eastAsia="Times New Roman" w:hAnsi="Times New Roman" w:cs="Times New Roman"/>
        </w:rPr>
      </w:pPr>
      <w:r w:rsidRPr="00EA68D6">
        <w:rPr>
          <w:rFonts w:ascii="Times New Roman" w:eastAsia="Times New Roman" w:hAnsi="Times New Roman" w:cs="Times New Roman"/>
        </w:rPr>
        <w:t>Teal, R.F., Nemer, T., 1986. “Privatization of urban transit: the Los Angeles jitney experience.” Transportation13(1),5–22.</w:t>
      </w:r>
    </w:p>
    <w:p w14:paraId="3AC9C74E" w14:textId="77777777" w:rsidR="00EA68D6" w:rsidRPr="00EA68D6" w:rsidRDefault="00EA68D6" w:rsidP="00EA68D6">
      <w:pPr>
        <w:pStyle w:val="ListParagraph"/>
        <w:numPr>
          <w:ilvl w:val="0"/>
          <w:numId w:val="2"/>
        </w:numPr>
        <w:spacing w:after="120" w:line="480" w:lineRule="auto"/>
        <w:rPr>
          <w:rFonts w:ascii="Times New Roman" w:eastAsia="Times New Roman" w:hAnsi="Times New Roman" w:cs="Times New Roman"/>
        </w:rPr>
      </w:pPr>
      <w:r w:rsidRPr="00EA68D6">
        <w:rPr>
          <w:rFonts w:ascii="Times New Roman" w:eastAsia="Times New Roman" w:hAnsi="Times New Roman" w:cs="Times New Roman"/>
        </w:rPr>
        <w:t xml:space="preserve">Valenzuela, Abel, Lisa Schweitzer, and Adriele Robles. "Camionetas: Informal Travel among Immigrants." </w:t>
      </w:r>
      <w:r w:rsidRPr="00EA68D6">
        <w:rPr>
          <w:rFonts w:ascii="Times New Roman" w:eastAsia="Times New Roman" w:hAnsi="Times New Roman" w:cs="Times New Roman"/>
          <w:i/>
          <w:iCs/>
        </w:rPr>
        <w:t>Transportation Research Part A: Policy and Practice</w:t>
      </w:r>
      <w:r w:rsidRPr="00EA68D6">
        <w:rPr>
          <w:rFonts w:ascii="Times New Roman" w:eastAsia="Times New Roman" w:hAnsi="Times New Roman" w:cs="Times New Roman"/>
        </w:rPr>
        <w:t xml:space="preserve"> 39, no. 10 (2005): 895-911. Accessed March 13, 2016. </w:t>
      </w:r>
    </w:p>
    <w:p w14:paraId="69EFC79C" w14:textId="77777777" w:rsidR="00EA68D6" w:rsidRPr="00EA68D6" w:rsidRDefault="00EA68D6" w:rsidP="00EA68D6">
      <w:pPr>
        <w:pStyle w:val="ListParagraph"/>
        <w:spacing w:after="120" w:line="480" w:lineRule="auto"/>
        <w:rPr>
          <w:rFonts w:ascii="Times New Roman" w:eastAsia="Times New Roman" w:hAnsi="Times New Roman" w:cs="Times New Roman"/>
        </w:rPr>
      </w:pPr>
    </w:p>
    <w:p w14:paraId="4CB335D1" w14:textId="77777777" w:rsidR="00EA68D6" w:rsidRPr="00EA68D6" w:rsidRDefault="00EA68D6" w:rsidP="00EA68D6">
      <w:pPr>
        <w:spacing w:after="120" w:line="480" w:lineRule="auto"/>
        <w:rPr>
          <w:rFonts w:ascii="Times New Roman" w:hAnsi="Times New Roman" w:cs="Times New Roman"/>
        </w:rPr>
      </w:pPr>
    </w:p>
    <w:sectPr w:rsidR="00EA68D6" w:rsidRPr="00EA68D6" w:rsidSect="003D7DBB">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98EE4C" w14:textId="77777777" w:rsidR="00E54839" w:rsidRDefault="00E54839" w:rsidP="00CE58C9">
      <w:r>
        <w:separator/>
      </w:r>
    </w:p>
  </w:endnote>
  <w:endnote w:type="continuationSeparator" w:id="0">
    <w:p w14:paraId="776206E2" w14:textId="77777777" w:rsidR="00E54839" w:rsidRDefault="00E54839" w:rsidP="00CE5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3E92E" w14:textId="77777777" w:rsidR="00CE58C9" w:rsidRDefault="00CE58C9">
    <w:pPr>
      <w:pStyle w:val="Footer"/>
      <w:framePr w:wrap="none" w:vAnchor="text" w:hAnchor="margin" w:xAlign="center" w:y="1"/>
      <w:rPr>
        <w:rStyle w:val="PageNumber"/>
      </w:rPr>
      <w:pPrChange w:id="16" w:author="Vipassana Vijayarangan" w:date="2016-03-13T22:55:00Z">
        <w:pPr>
          <w:pStyle w:val="Footer"/>
        </w:pPr>
      </w:pPrChange>
    </w:pPr>
    <w:ins w:id="17" w:author="Vipassana Vijayarangan" w:date="2016-03-13T22:55:00Z">
      <w:r>
        <w:rPr>
          <w:rStyle w:val="PageNumber"/>
        </w:rPr>
        <w:fldChar w:fldCharType="begin"/>
      </w:r>
    </w:ins>
    <w:r>
      <w:rPr>
        <w:rStyle w:val="PageNumber"/>
      </w:rPr>
      <w:instrText>PAGE</w:instrText>
    </w:r>
    <w:ins w:id="18" w:author="Vipassana Vijayarangan" w:date="2016-03-13T22:55:00Z">
      <w:r>
        <w:rPr>
          <w:rStyle w:val="PageNumber"/>
        </w:rPr>
        <w:instrText xml:space="preserve">  </w:instrText>
      </w:r>
      <w:r>
        <w:rPr>
          <w:rStyle w:val="PageNumber"/>
        </w:rPr>
        <w:fldChar w:fldCharType="end"/>
      </w:r>
    </w:ins>
  </w:p>
  <w:p w14:paraId="6594CB9B" w14:textId="77777777" w:rsidR="00CE58C9" w:rsidRDefault="00CE58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BC26F4" w14:textId="75ECE1EE" w:rsidR="00CE58C9" w:rsidRDefault="00CE58C9">
    <w:pPr>
      <w:pStyle w:val="Footer"/>
      <w:framePr w:wrap="none" w:vAnchor="text" w:hAnchor="margin" w:xAlign="center" w:y="1"/>
      <w:rPr>
        <w:rStyle w:val="PageNumber"/>
      </w:rPr>
      <w:pPrChange w:id="19" w:author="Vipassana Vijayarangan" w:date="2016-03-13T22:55:00Z">
        <w:pPr>
          <w:pStyle w:val="Footer"/>
        </w:pPr>
      </w:pPrChange>
    </w:pPr>
    <w:ins w:id="20" w:author="Vipassana Vijayarangan" w:date="2016-03-13T22:55:00Z">
      <w:r>
        <w:rPr>
          <w:rStyle w:val="PageNumber"/>
        </w:rPr>
        <w:fldChar w:fldCharType="begin"/>
      </w:r>
    </w:ins>
    <w:r>
      <w:rPr>
        <w:rStyle w:val="PageNumber"/>
      </w:rPr>
      <w:instrText>PAGE</w:instrText>
    </w:r>
    <w:ins w:id="21" w:author="Vipassana Vijayarangan" w:date="2016-03-13T22:55:00Z">
      <w:r>
        <w:rPr>
          <w:rStyle w:val="PageNumber"/>
        </w:rPr>
        <w:instrText xml:space="preserve">  </w:instrText>
      </w:r>
    </w:ins>
    <w:r>
      <w:rPr>
        <w:rStyle w:val="PageNumber"/>
      </w:rPr>
      <w:fldChar w:fldCharType="separate"/>
    </w:r>
    <w:r w:rsidR="00F549EC">
      <w:rPr>
        <w:rStyle w:val="PageNumber"/>
        <w:noProof/>
      </w:rPr>
      <w:t>15</w:t>
    </w:r>
    <w:ins w:id="22" w:author="Vipassana Vijayarangan" w:date="2016-03-13T22:55:00Z">
      <w:r>
        <w:rPr>
          <w:rStyle w:val="PageNumber"/>
        </w:rPr>
        <w:fldChar w:fldCharType="end"/>
      </w:r>
    </w:ins>
  </w:p>
  <w:p w14:paraId="3EBFFF91" w14:textId="77777777" w:rsidR="00CE58C9" w:rsidRDefault="00CE58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852146" w14:textId="77777777" w:rsidR="00E54839" w:rsidRDefault="00E54839" w:rsidP="00CE58C9">
      <w:r>
        <w:separator/>
      </w:r>
    </w:p>
  </w:footnote>
  <w:footnote w:type="continuationSeparator" w:id="0">
    <w:p w14:paraId="5436C082" w14:textId="77777777" w:rsidR="00E54839" w:rsidRDefault="00E54839" w:rsidP="00CE58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4750DD"/>
    <w:multiLevelType w:val="hybridMultilevel"/>
    <w:tmpl w:val="FC9EE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846C58"/>
    <w:multiLevelType w:val="hybridMultilevel"/>
    <w:tmpl w:val="8D20A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ocmario">
    <w15:presenceInfo w15:providerId="None" w15:userId="docmario"/>
  </w15:person>
  <w15:person w15:author="Vipassana Vijayarangan">
    <w15:presenceInfo w15:providerId="None" w15:userId="Vipassana Vijayarang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720"/>
    <w:rsid w:val="0000105A"/>
    <w:rsid w:val="00023B12"/>
    <w:rsid w:val="00077BA9"/>
    <w:rsid w:val="00084D38"/>
    <w:rsid w:val="0009196D"/>
    <w:rsid w:val="000B616C"/>
    <w:rsid w:val="00132345"/>
    <w:rsid w:val="00134432"/>
    <w:rsid w:val="001650F7"/>
    <w:rsid w:val="00196499"/>
    <w:rsid w:val="001B0824"/>
    <w:rsid w:val="001D32EA"/>
    <w:rsid w:val="00202185"/>
    <w:rsid w:val="00275DE3"/>
    <w:rsid w:val="002A1287"/>
    <w:rsid w:val="002B742C"/>
    <w:rsid w:val="002F1B1C"/>
    <w:rsid w:val="00310CB3"/>
    <w:rsid w:val="00352AB1"/>
    <w:rsid w:val="003668A5"/>
    <w:rsid w:val="003744BB"/>
    <w:rsid w:val="003C1031"/>
    <w:rsid w:val="003C6720"/>
    <w:rsid w:val="003D2817"/>
    <w:rsid w:val="003D7DBB"/>
    <w:rsid w:val="004156B6"/>
    <w:rsid w:val="00442DCA"/>
    <w:rsid w:val="004801F4"/>
    <w:rsid w:val="004A4135"/>
    <w:rsid w:val="004E6A3D"/>
    <w:rsid w:val="004F0E0E"/>
    <w:rsid w:val="004F1C24"/>
    <w:rsid w:val="004F7922"/>
    <w:rsid w:val="00512127"/>
    <w:rsid w:val="00527496"/>
    <w:rsid w:val="0057353B"/>
    <w:rsid w:val="00587953"/>
    <w:rsid w:val="005F28F1"/>
    <w:rsid w:val="005F4F69"/>
    <w:rsid w:val="006001A1"/>
    <w:rsid w:val="006D0BC8"/>
    <w:rsid w:val="00785FC7"/>
    <w:rsid w:val="007B3EA2"/>
    <w:rsid w:val="007C3AB2"/>
    <w:rsid w:val="007C7C8D"/>
    <w:rsid w:val="00812C9D"/>
    <w:rsid w:val="00842EC4"/>
    <w:rsid w:val="008506D1"/>
    <w:rsid w:val="00855A37"/>
    <w:rsid w:val="0086196D"/>
    <w:rsid w:val="00875B37"/>
    <w:rsid w:val="008C5D77"/>
    <w:rsid w:val="008E0F8B"/>
    <w:rsid w:val="00914A2D"/>
    <w:rsid w:val="00967570"/>
    <w:rsid w:val="009B51AF"/>
    <w:rsid w:val="009F1DA0"/>
    <w:rsid w:val="00A678D0"/>
    <w:rsid w:val="00AA1C12"/>
    <w:rsid w:val="00AA4558"/>
    <w:rsid w:val="00AD3DEF"/>
    <w:rsid w:val="00AF50EE"/>
    <w:rsid w:val="00B53EE4"/>
    <w:rsid w:val="00B812D3"/>
    <w:rsid w:val="00B87430"/>
    <w:rsid w:val="00BA06CC"/>
    <w:rsid w:val="00BA159D"/>
    <w:rsid w:val="00BA2D9D"/>
    <w:rsid w:val="00BC4D3A"/>
    <w:rsid w:val="00BC51D4"/>
    <w:rsid w:val="00BF4211"/>
    <w:rsid w:val="00C71CC8"/>
    <w:rsid w:val="00C8384B"/>
    <w:rsid w:val="00CA6916"/>
    <w:rsid w:val="00CB408B"/>
    <w:rsid w:val="00CE58C9"/>
    <w:rsid w:val="00CF67FE"/>
    <w:rsid w:val="00CF7047"/>
    <w:rsid w:val="00D02423"/>
    <w:rsid w:val="00D479A3"/>
    <w:rsid w:val="00D552F2"/>
    <w:rsid w:val="00D8277C"/>
    <w:rsid w:val="00D90508"/>
    <w:rsid w:val="00DA4A24"/>
    <w:rsid w:val="00DA7959"/>
    <w:rsid w:val="00DF36E3"/>
    <w:rsid w:val="00E54839"/>
    <w:rsid w:val="00EA68D6"/>
    <w:rsid w:val="00EB27EF"/>
    <w:rsid w:val="00EB5A91"/>
    <w:rsid w:val="00F549EC"/>
    <w:rsid w:val="00F67E8E"/>
    <w:rsid w:val="00F82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6739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10CB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691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0E0E"/>
    <w:pPr>
      <w:spacing w:after="160" w:line="259" w:lineRule="auto"/>
      <w:ind w:left="720"/>
      <w:contextualSpacing/>
    </w:pPr>
    <w:rPr>
      <w:sz w:val="22"/>
      <w:szCs w:val="22"/>
    </w:rPr>
  </w:style>
  <w:style w:type="paragraph" w:styleId="Caption">
    <w:name w:val="caption"/>
    <w:basedOn w:val="Normal"/>
    <w:next w:val="Normal"/>
    <w:uiPriority w:val="35"/>
    <w:unhideWhenUsed/>
    <w:qFormat/>
    <w:rsid w:val="004F0E0E"/>
    <w:pPr>
      <w:spacing w:after="200"/>
    </w:pPr>
    <w:rPr>
      <w:i/>
      <w:iCs/>
      <w:color w:val="44546A" w:themeColor="text2"/>
      <w:sz w:val="18"/>
      <w:szCs w:val="18"/>
    </w:rPr>
  </w:style>
  <w:style w:type="character" w:styleId="Hyperlink">
    <w:name w:val="Hyperlink"/>
    <w:basedOn w:val="DefaultParagraphFont"/>
    <w:uiPriority w:val="99"/>
    <w:unhideWhenUsed/>
    <w:rsid w:val="004F0E0E"/>
    <w:rPr>
      <w:color w:val="0000FF"/>
      <w:u w:val="single"/>
    </w:rPr>
  </w:style>
  <w:style w:type="character" w:customStyle="1" w:styleId="Heading1Char">
    <w:name w:val="Heading 1 Char"/>
    <w:basedOn w:val="DefaultParagraphFont"/>
    <w:link w:val="Heading1"/>
    <w:uiPriority w:val="9"/>
    <w:rsid w:val="00310CB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A4A2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A24"/>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DA4A24"/>
    <w:rPr>
      <w:i/>
      <w:iCs/>
      <w:color w:val="404040" w:themeColor="text1" w:themeTint="BF"/>
    </w:rPr>
  </w:style>
  <w:style w:type="character" w:customStyle="1" w:styleId="Heading2Char">
    <w:name w:val="Heading 2 Char"/>
    <w:basedOn w:val="DefaultParagraphFont"/>
    <w:link w:val="Heading2"/>
    <w:uiPriority w:val="9"/>
    <w:rsid w:val="00CA6916"/>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EB27E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B27EF"/>
    <w:rPr>
      <w:rFonts w:ascii="Times New Roman" w:hAnsi="Times New Roman" w:cs="Times New Roman"/>
      <w:sz w:val="18"/>
      <w:szCs w:val="18"/>
    </w:rPr>
  </w:style>
  <w:style w:type="paragraph" w:styleId="Footer">
    <w:name w:val="footer"/>
    <w:basedOn w:val="Normal"/>
    <w:link w:val="FooterChar"/>
    <w:uiPriority w:val="99"/>
    <w:unhideWhenUsed/>
    <w:rsid w:val="00CE58C9"/>
    <w:pPr>
      <w:tabs>
        <w:tab w:val="center" w:pos="4513"/>
        <w:tab w:val="right" w:pos="9026"/>
      </w:tabs>
    </w:pPr>
  </w:style>
  <w:style w:type="character" w:customStyle="1" w:styleId="FooterChar">
    <w:name w:val="Footer Char"/>
    <w:basedOn w:val="DefaultParagraphFont"/>
    <w:link w:val="Footer"/>
    <w:uiPriority w:val="99"/>
    <w:rsid w:val="00CE58C9"/>
  </w:style>
  <w:style w:type="character" w:styleId="PageNumber">
    <w:name w:val="page number"/>
    <w:basedOn w:val="DefaultParagraphFont"/>
    <w:uiPriority w:val="99"/>
    <w:semiHidden/>
    <w:unhideWhenUsed/>
    <w:rsid w:val="00CE58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86546">
      <w:bodyDiv w:val="1"/>
      <w:marLeft w:val="0"/>
      <w:marRight w:val="0"/>
      <w:marTop w:val="0"/>
      <w:marBottom w:val="0"/>
      <w:divBdr>
        <w:top w:val="none" w:sz="0" w:space="0" w:color="auto"/>
        <w:left w:val="none" w:sz="0" w:space="0" w:color="auto"/>
        <w:bottom w:val="none" w:sz="0" w:space="0" w:color="auto"/>
        <w:right w:val="none" w:sz="0" w:space="0" w:color="auto"/>
      </w:divBdr>
    </w:div>
    <w:div w:id="775054788">
      <w:bodyDiv w:val="1"/>
      <w:marLeft w:val="0"/>
      <w:marRight w:val="0"/>
      <w:marTop w:val="0"/>
      <w:marBottom w:val="0"/>
      <w:divBdr>
        <w:top w:val="none" w:sz="0" w:space="0" w:color="auto"/>
        <w:left w:val="none" w:sz="0" w:space="0" w:color="auto"/>
        <w:bottom w:val="none" w:sz="0" w:space="0" w:color="auto"/>
        <w:right w:val="none" w:sz="0" w:space="0" w:color="auto"/>
      </w:divBdr>
    </w:div>
    <w:div w:id="1297684114">
      <w:bodyDiv w:val="1"/>
      <w:marLeft w:val="0"/>
      <w:marRight w:val="0"/>
      <w:marTop w:val="0"/>
      <w:marBottom w:val="0"/>
      <w:divBdr>
        <w:top w:val="none" w:sz="0" w:space="0" w:color="auto"/>
        <w:left w:val="none" w:sz="0" w:space="0" w:color="auto"/>
        <w:bottom w:val="none" w:sz="0" w:space="0" w:color="auto"/>
        <w:right w:val="none" w:sz="0" w:space="0" w:color="auto"/>
      </w:divBdr>
    </w:div>
    <w:div w:id="1401246176">
      <w:bodyDiv w:val="1"/>
      <w:marLeft w:val="0"/>
      <w:marRight w:val="0"/>
      <w:marTop w:val="0"/>
      <w:marBottom w:val="0"/>
      <w:divBdr>
        <w:top w:val="none" w:sz="0" w:space="0" w:color="auto"/>
        <w:left w:val="none" w:sz="0" w:space="0" w:color="auto"/>
        <w:bottom w:val="none" w:sz="0" w:space="0" w:color="auto"/>
        <w:right w:val="none" w:sz="0" w:space="0" w:color="auto"/>
      </w:divBdr>
    </w:div>
    <w:div w:id="18509422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nytimes.com/2010/09/25/opinion/25sclar.html?mtrref=undefined" TargetMode="External"/><Relationship Id="rId2" Type="http://schemas.openxmlformats.org/officeDocument/2006/relationships/numbering" Target="numbering.xml"/><Relationship Id="rId16" Type="http://schemas.openxmlformats.org/officeDocument/2006/relationships/hyperlink" Target="http://projects.newyorker.com/story/nyc-dollar-van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mashable.com/2014/04/10/dollar-vans-new-york/"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legistar.council.nyc.gov/LegislationDetail.aspx?ID=2483383&amp;GUID=2333AE2A-ADE9-40FB-9A3B-21DD94F4B1ED&amp;Options=&amp;Search=ss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EC9A2F0-7390-461C-976B-29DFF5979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18</Pages>
  <Words>3349</Words>
  <Characters>19091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Maxy Feiny</dc:creator>
  <cp:keywords/>
  <dc:description/>
  <cp:lastModifiedBy>docmario</cp:lastModifiedBy>
  <cp:revision>16</cp:revision>
  <dcterms:created xsi:type="dcterms:W3CDTF">2016-03-14T02:34:00Z</dcterms:created>
  <dcterms:modified xsi:type="dcterms:W3CDTF">2016-03-14T03:58:00Z</dcterms:modified>
</cp:coreProperties>
</file>